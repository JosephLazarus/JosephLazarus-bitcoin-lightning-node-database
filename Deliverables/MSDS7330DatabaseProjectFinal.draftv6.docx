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E7A28" w14:textId="77777777" w:rsidR="00E97402" w:rsidRDefault="00E97402">
      <w:pPr>
        <w:pStyle w:val="Text"/>
        <w:ind w:firstLine="0"/>
        <w:rPr>
          <w:sz w:val="18"/>
          <w:szCs w:val="18"/>
        </w:rPr>
      </w:pPr>
      <w:r>
        <w:rPr>
          <w:sz w:val="18"/>
          <w:szCs w:val="18"/>
        </w:rPr>
        <w:footnoteReference w:id="1"/>
      </w:r>
      <w:r>
        <w:rPr>
          <w:sz w:val="18"/>
          <w:szCs w:val="18"/>
        </w:rPr>
        <w:sym w:font="Symbol" w:char="F020"/>
      </w:r>
    </w:p>
    <w:p w14:paraId="4E112FD7" w14:textId="03F262F9" w:rsidR="00E97402" w:rsidRDefault="00F27237">
      <w:pPr>
        <w:pStyle w:val="Title"/>
        <w:framePr w:wrap="notBeside"/>
      </w:pPr>
      <w:r>
        <w:t>Analysis of the Lighting Network</w:t>
      </w:r>
      <w:r w:rsidR="00E97402">
        <w:rPr>
          <w:i/>
          <w:iCs/>
        </w:rPr>
        <w:t xml:space="preserve"> </w:t>
      </w:r>
      <w:r w:rsidR="00E97402">
        <w:t>(</w:t>
      </w:r>
      <w:r w:rsidR="00D5536F">
        <w:t>20</w:t>
      </w:r>
      <w:r w:rsidR="00857E5D">
        <w:t>21</w:t>
      </w:r>
      <w:r w:rsidR="00E97402">
        <w:t>)</w:t>
      </w:r>
    </w:p>
    <w:p w14:paraId="046526BF" w14:textId="66E9C40F" w:rsidR="00E97402" w:rsidRDefault="00A9787C">
      <w:pPr>
        <w:pStyle w:val="Authors"/>
        <w:framePr w:wrap="notBeside"/>
      </w:pPr>
      <w:r>
        <w:t>Joseph</w:t>
      </w:r>
      <w:r w:rsidR="00E97402">
        <w:t xml:space="preserve"> </w:t>
      </w:r>
      <w:r>
        <w:t>Lazarus</w:t>
      </w:r>
      <w:r w:rsidR="00392DBA">
        <w:t xml:space="preserve">, </w:t>
      </w:r>
      <w:r>
        <w:t>Puri Rudick</w:t>
      </w:r>
      <w:r w:rsidR="00E97402">
        <w:t xml:space="preserve">, and </w:t>
      </w:r>
      <w:r>
        <w:t>Rick Fontenot</w:t>
      </w:r>
    </w:p>
    <w:p w14:paraId="0E5D2E86" w14:textId="35F60B49" w:rsidR="00D54330" w:rsidRDefault="00E97402" w:rsidP="004012D8">
      <w:pPr>
        <w:jc w:val="both"/>
      </w:pPr>
      <w:r>
        <w:rPr>
          <w:i/>
          <w:iCs/>
        </w:rPr>
        <w:t>Abstract</w:t>
      </w:r>
      <w:r>
        <w:t>—</w:t>
      </w:r>
      <w:r w:rsidR="00D54330" w:rsidRPr="00D54330">
        <w:t xml:space="preserve"> </w:t>
      </w:r>
      <w:r w:rsidR="00D54330" w:rsidRPr="00D54330">
        <w:rPr>
          <w:b/>
          <w:bCs/>
          <w:sz w:val="18"/>
          <w:szCs w:val="18"/>
        </w:rPr>
        <w:t>Bitcoin is the most established cryptocurrency in the market but is still rapidly developing in structure. The original decentralized transaction system now has added second level protocols to facilitate larger volumes of transactions with faster clearing times and lower fees. In this emerging second level transaction marketplace, there are low barriers to entry and opportunities to optimize structure and revenue as a transaction clearing house (node). Our goal is to analyze publicly available data on the market, set up our own node to process transactions, and study methods of optimizing our node structure and fee rates. Beyond the timeline of this initial project and as we collect private data on our node transactions, we aim to build models predicting total revenue as a response to our fee rates and liquidity. The models optimum setup would then be tested on our own node and iteratively updated with new data. Phase 2 of this project could potentially be evaluated as a capstone project.</w:t>
      </w:r>
    </w:p>
    <w:p w14:paraId="16AD2643" w14:textId="27CE71F2" w:rsidR="00E97402" w:rsidRDefault="00E97402" w:rsidP="004012D8">
      <w:pPr>
        <w:pStyle w:val="Abstract"/>
      </w:pPr>
    </w:p>
    <w:p w14:paraId="0BA18932" w14:textId="67A1C0F4" w:rsidR="00E97402" w:rsidRDefault="00E97402" w:rsidP="004012D8">
      <w:pPr>
        <w:pStyle w:val="IndexTerms"/>
      </w:pPr>
      <w:bookmarkStart w:id="0" w:name="PointTmp"/>
      <w:r>
        <w:rPr>
          <w:i/>
          <w:iCs/>
        </w:rPr>
        <w:t>Index Terms</w:t>
      </w:r>
      <w:r>
        <w:t>—</w:t>
      </w:r>
      <w:r w:rsidR="00644227">
        <w:t xml:space="preserve"> Bitcoin, </w:t>
      </w:r>
      <w:r w:rsidR="006F76E5">
        <w:t>Blockchain</w:t>
      </w:r>
      <w:r w:rsidR="0021204A">
        <w:t xml:space="preserve">, </w:t>
      </w:r>
      <w:r w:rsidR="00644227">
        <w:t>Cryptography,</w:t>
      </w:r>
      <w:r w:rsidR="0021204A">
        <w:t xml:space="preserve"> </w:t>
      </w:r>
      <w:r w:rsidR="00EE0250">
        <w:t>Lightning Network</w:t>
      </w:r>
      <w:r w:rsidR="0021204A">
        <w:t xml:space="preserve">, </w:t>
      </w:r>
      <w:r w:rsidR="0007263B">
        <w:t xml:space="preserve">Network Analysis, </w:t>
      </w:r>
      <w:r w:rsidR="0021204A">
        <w:t xml:space="preserve">Optimization, Payments, </w:t>
      </w:r>
      <w:r w:rsidR="00644227">
        <w:t xml:space="preserve"> </w:t>
      </w:r>
    </w:p>
    <w:p w14:paraId="4F190720" w14:textId="77777777" w:rsidR="00E97402" w:rsidRDefault="00E97402" w:rsidP="004012D8">
      <w:pPr>
        <w:jc w:val="both"/>
      </w:pPr>
    </w:p>
    <w:bookmarkEnd w:id="0"/>
    <w:p w14:paraId="0E3326CD" w14:textId="0EC29BC7" w:rsidR="00E97402" w:rsidRPr="004012D8" w:rsidRDefault="00360DF9" w:rsidP="004012D8">
      <w:pPr>
        <w:pStyle w:val="Heading1"/>
      </w:pPr>
      <w:r>
        <w:t>Introduction</w:t>
      </w:r>
    </w:p>
    <w:p w14:paraId="5B644796" w14:textId="73F55123" w:rsidR="00E97402" w:rsidRPr="004012D8" w:rsidRDefault="00E87A61" w:rsidP="004012D8">
      <w:pPr>
        <w:pStyle w:val="Text"/>
        <w:keepNext/>
        <w:framePr w:dropCap="drop" w:lines="2" w:h="452" w:hRule="exact" w:wrap="auto" w:vAnchor="text" w:hAnchor="text"/>
        <w:spacing w:line="452" w:lineRule="exact"/>
        <w:ind w:firstLine="0"/>
        <w:rPr>
          <w:smallCaps/>
          <w:position w:val="-5"/>
          <w:sz w:val="57"/>
          <w:szCs w:val="56"/>
        </w:rPr>
      </w:pPr>
      <w:r w:rsidRPr="004012D8">
        <w:rPr>
          <w:position w:val="-5"/>
          <w:sz w:val="57"/>
          <w:szCs w:val="56"/>
        </w:rPr>
        <w:t>B</w:t>
      </w:r>
    </w:p>
    <w:p w14:paraId="288154EE" w14:textId="12B1E371" w:rsidR="004012D8" w:rsidRDefault="00AA4980" w:rsidP="004012D8">
      <w:pPr>
        <w:jc w:val="both"/>
      </w:pPr>
      <w:r>
        <w:rPr>
          <w:smallCaps/>
        </w:rPr>
        <w:t>itcoin</w:t>
      </w:r>
      <w:r w:rsidR="00E97402">
        <w:t xml:space="preserve"> </w:t>
      </w:r>
      <w:r w:rsidR="001E6A3D">
        <w:t xml:space="preserve">is a digital cryptocurrency created in 2009. </w:t>
      </w:r>
      <w:r w:rsidR="001E6A3D" w:rsidRPr="0065623F">
        <w:t>Unlike fiat currency, bitcoin is created, distributed, traded, and stored with the use of a decentralized ledger system, known as a blockchain</w:t>
      </w:r>
      <w:r w:rsidR="001E6A3D">
        <w:t>. It has lower transaction fees than traditional online payments using centralized banks and government issued currencies.</w:t>
      </w:r>
      <w:bookmarkStart w:id="1" w:name="_Hlk76727912"/>
      <w:r w:rsidR="00420CDE">
        <w:t>[1]</w:t>
      </w:r>
    </w:p>
    <w:bookmarkEnd w:id="1"/>
    <w:p w14:paraId="6BF23A3F" w14:textId="272512CB" w:rsidR="008A3C23" w:rsidRDefault="00F703B4" w:rsidP="004012D8">
      <w:pPr>
        <w:pStyle w:val="Heading1"/>
      </w:pPr>
      <w:r>
        <w:t>On Chain Vs Off Chain Transactions</w:t>
      </w:r>
    </w:p>
    <w:p w14:paraId="780252E9" w14:textId="16F78A48" w:rsidR="008E36F7" w:rsidRDefault="00A7585B" w:rsidP="004012D8">
      <w:pPr>
        <w:jc w:val="both"/>
      </w:pPr>
      <w:r w:rsidRPr="0065623F">
        <w:t>Bitcoin uses a blockchain as a ledger to record all transactions. All bitcoin in existence can be found somewhere on the blockchain. All Bitcoin transactions recorded on the blockchain are considered </w:t>
      </w:r>
      <w:r w:rsidRPr="0065623F">
        <w:rPr>
          <w:b/>
          <w:bCs/>
        </w:rPr>
        <w:t>on-chain transactions</w:t>
      </w:r>
      <w:r>
        <w:t xml:space="preserve"> and the ledger is available to the public</w:t>
      </w:r>
      <w:r w:rsidRPr="0065623F">
        <w:t>.</w:t>
      </w:r>
      <w:r>
        <w:t xml:space="preserve"> B</w:t>
      </w:r>
      <w:r w:rsidRPr="0065623F">
        <w:t xml:space="preserve">itcoin </w:t>
      </w:r>
      <w:r>
        <w:t>is</w:t>
      </w:r>
      <w:r w:rsidRPr="0065623F">
        <w:t xml:space="preserve"> locked in an</w:t>
      </w:r>
      <w:r w:rsidR="00B11AC9">
        <w:t xml:space="preserve"> </w:t>
      </w:r>
      <w:r w:rsidR="00DE0D4B">
        <w:t>address</w:t>
      </w:r>
      <w:r w:rsidRPr="0065623F">
        <w:t>, and, using the private key corresponding to that address, you can sign a transaction sending this bitcoin to a new address. All on-chain transactions must pay a transaction fee in order to be included in a block. The higher the fee, the faster the transaction will be confirmed.</w:t>
      </w:r>
      <w:r>
        <w:t xml:space="preserve"> On-chain transactions are highly secure and </w:t>
      </w:r>
      <w:r w:rsidR="008E36F7">
        <w:t>reliable;</w:t>
      </w:r>
      <w:r>
        <w:t xml:space="preserve"> </w:t>
      </w:r>
      <w:r w:rsidR="00DC5B63">
        <w:t>however,</w:t>
      </w:r>
      <w:r>
        <w:t xml:space="preserve"> transaction fees are rising based on demand and the time to confirm and clear a transaction can take 10 minutes to multiple hours. Bitcoin blocks can only hold a certain number of transactions so this method of transaction lacks scalability.</w:t>
      </w:r>
      <w:r w:rsidR="004F1C0E">
        <w:t>[2]</w:t>
      </w:r>
    </w:p>
    <w:p w14:paraId="7D8EE5A3" w14:textId="52873B7E" w:rsidR="00E97B99" w:rsidRDefault="00BA0750" w:rsidP="00E97B99">
      <w:pPr>
        <w:pStyle w:val="Heading2"/>
      </w:pPr>
      <w:r>
        <w:t>Off Chain</w:t>
      </w:r>
      <w:r w:rsidR="00CA6D16">
        <w:t xml:space="preserve"> transactions</w:t>
      </w:r>
    </w:p>
    <w:p w14:paraId="35FF5B24" w14:textId="600FA527" w:rsidR="008E36F7" w:rsidRDefault="00124A15" w:rsidP="004012D8">
      <w:pPr>
        <w:jc w:val="both"/>
      </w:pPr>
      <w:r w:rsidRPr="00634AE4">
        <w:t>Off-chain transactions</w:t>
      </w:r>
      <w:r>
        <w:t xml:space="preserve"> occur through a private peer-to-peer network where a channel is set up to make many transactions</w:t>
      </w:r>
      <w:r w:rsidR="009479B4">
        <w:t xml:space="preserve"> </w:t>
      </w:r>
      <w:r>
        <w:t>between merchant and/or individual pairs. When the parties have concluded a group of transactions, similar to a tab, the net transfer amount is recorded as a single on-chain transaction and becomes part of the public blockchain ledger. The benefits are lower transaction fees, faster (near instant) confirmation and clearing of transactions and improved scalability for large numbers of transactions. The tradeoffs are higher risk private transactions, capital to meet liquidity requirements, and capacity limits on channels which limit large transactions.</w:t>
      </w:r>
      <w:r w:rsidR="001519EA">
        <w:t>[2]</w:t>
      </w:r>
    </w:p>
    <w:p w14:paraId="5260DF56" w14:textId="77777777" w:rsidR="005E51A8" w:rsidRDefault="005E51A8" w:rsidP="004012D8">
      <w:pPr>
        <w:jc w:val="both"/>
      </w:pPr>
    </w:p>
    <w:p w14:paraId="3619C2EA" w14:textId="27361192" w:rsidR="00E97B99" w:rsidRDefault="00AB2340" w:rsidP="004012D8">
      <w:pPr>
        <w:pStyle w:val="Heading2"/>
        <w:jc w:val="both"/>
      </w:pPr>
      <w:r>
        <w:t xml:space="preserve"> Blocksize</w:t>
      </w:r>
      <w:r w:rsidR="00445B44">
        <w:t xml:space="preserve"> </w:t>
      </w:r>
      <w:r w:rsidR="00B328E6">
        <w:t>Dilemma</w:t>
      </w:r>
    </w:p>
    <w:p w14:paraId="1557562A" w14:textId="7D567853" w:rsidR="00E97B99" w:rsidRDefault="00AB2340" w:rsidP="004012D8">
      <w:pPr>
        <w:pStyle w:val="Text"/>
      </w:pPr>
      <w:r>
        <w:t xml:space="preserve">The reader </w:t>
      </w:r>
      <w:r w:rsidR="00445B44">
        <w:t>at this point may wonder why not increase the blocksize. Doing so would increase the throughput of the system</w:t>
      </w:r>
      <w:r w:rsidR="009F657F">
        <w:t xml:space="preserve"> and eliminate the need for a second layer payment network.</w:t>
      </w:r>
      <w:r>
        <w:t xml:space="preserve"> </w:t>
      </w:r>
      <w:r w:rsidR="00730CC8">
        <w:t>The answer is complicated. Bitcoi</w:t>
      </w:r>
      <w:r w:rsidR="009D2825">
        <w:t xml:space="preserve">n protocol is not controlled by anyone person or body. The Bitcoin miners </w:t>
      </w:r>
      <w:r w:rsidR="00A6390B">
        <w:t xml:space="preserve">are one body within the network that </w:t>
      </w:r>
      <w:r w:rsidR="00085CA3">
        <w:t xml:space="preserve">assert influence. The miners solve a hash problem to assemble a new block. This earns them </w:t>
      </w:r>
      <w:r w:rsidR="00CF3835">
        <w:t>six</w:t>
      </w:r>
      <w:r w:rsidR="00AB27ED">
        <w:t xml:space="preserve"> Bitcoins per block and process</w:t>
      </w:r>
      <w:r w:rsidR="00CF3835">
        <w:t>es</w:t>
      </w:r>
      <w:r w:rsidR="00AB27ED">
        <w:t xml:space="preserve"> transactions with the remaining space on the block. </w:t>
      </w:r>
      <w:r w:rsidR="002C10E5">
        <w:t xml:space="preserve">Each block </w:t>
      </w:r>
      <w:r w:rsidR="00143AD9">
        <w:t xml:space="preserve">has a </w:t>
      </w:r>
      <w:r w:rsidR="00D5670B">
        <w:t>theoretical</w:t>
      </w:r>
      <w:r w:rsidR="0024499B">
        <w:t xml:space="preserve"> maximum size of 4 megabytes but a more realistic maximum size of 2 megabytes.</w:t>
      </w:r>
      <w:r w:rsidR="00E15458">
        <w:t>[9</w:t>
      </w:r>
      <w:proofErr w:type="gramStart"/>
      <w:r w:rsidR="00E15458">
        <w:t>]</w:t>
      </w:r>
      <w:r w:rsidR="0024499B">
        <w:t xml:space="preserve"> </w:t>
      </w:r>
      <w:r w:rsidR="002C10E5">
        <w:t xml:space="preserve"> </w:t>
      </w:r>
      <w:r w:rsidR="00280DB3">
        <w:t>User</w:t>
      </w:r>
      <w:proofErr w:type="gramEnd"/>
      <w:r w:rsidR="00280DB3">
        <w:t xml:space="preserve"> who run an</w:t>
      </w:r>
      <w:r w:rsidR="00FA39A4">
        <w:t xml:space="preserve"> active node assert another vector of influence.</w:t>
      </w:r>
      <w:r w:rsidR="007B550E">
        <w:t xml:space="preserve"> Nodes validate transactions and blocks</w:t>
      </w:r>
      <w:r w:rsidR="00344092">
        <w:t xml:space="preserve"> and accepts transactions from other nodes to support the network.</w:t>
      </w:r>
      <w:r w:rsidR="00AD57F2">
        <w:t xml:space="preserve"> </w:t>
      </w:r>
      <w:r w:rsidR="007203D3">
        <w:t xml:space="preserve">Nodes check each transaction by verifying the rules of the Bitcoin Protocol are met. If </w:t>
      </w:r>
      <w:r w:rsidR="00AE0A11">
        <w:t xml:space="preserve">a transaction breaks the rules the nodes </w:t>
      </w:r>
      <w:proofErr w:type="gramStart"/>
      <w:r w:rsidR="00AE0A11">
        <w:t>w</w:t>
      </w:r>
      <w:r w:rsidR="00E15458">
        <w:t>ont</w:t>
      </w:r>
      <w:proofErr w:type="gramEnd"/>
      <w:r w:rsidR="00AE0A11">
        <w:t xml:space="preserve"> </w:t>
      </w:r>
      <w:r w:rsidR="004012D8">
        <w:t>to accept</w:t>
      </w:r>
      <w:r w:rsidR="00AE0A11">
        <w:t xml:space="preserve"> it as a </w:t>
      </w:r>
      <w:r w:rsidR="004012D8">
        <w:t>valid transaction</w:t>
      </w:r>
      <w:r w:rsidR="00AE0A11">
        <w:t xml:space="preserve">. This prevents miner’s from </w:t>
      </w:r>
      <w:r w:rsidR="001B5110">
        <w:t xml:space="preserve">creating a Bitcoins out of thin air. Or unilaterally changing the </w:t>
      </w:r>
      <w:r w:rsidR="000E1343">
        <w:t xml:space="preserve">Blocksize limit. Bitcoin Core developers are the third body within the network that </w:t>
      </w:r>
      <w:r w:rsidR="00F83753">
        <w:t xml:space="preserve">exert influence. </w:t>
      </w:r>
      <w:r w:rsidR="00F2348F">
        <w:t xml:space="preserve">They test the protocol, debug and </w:t>
      </w:r>
      <w:r w:rsidR="004F1955">
        <w:t xml:space="preserve">support miners and nodes. </w:t>
      </w:r>
    </w:p>
    <w:p w14:paraId="529143DA" w14:textId="5F73F8A5" w:rsidR="00E97B99" w:rsidRDefault="009F5E48" w:rsidP="00E97B99">
      <w:pPr>
        <w:pStyle w:val="Text"/>
      </w:pPr>
      <w:r>
        <w:t>Thus</w:t>
      </w:r>
      <w:r w:rsidR="008E36F7">
        <w:t>,</w:t>
      </w:r>
      <w:r>
        <w:t xml:space="preserve"> changing the protocol requires a </w:t>
      </w:r>
      <w:r w:rsidR="00577287">
        <w:t xml:space="preserve">large consensus of compute power on Bitcoin’s network from miner’s and nodes, that are supported by developers. </w:t>
      </w:r>
      <w:r w:rsidR="00A105F3">
        <w:t>Such a change was proposed in 2017. “Big Blockers” arguing in favor of increasing the artificial block limit</w:t>
      </w:r>
      <w:r w:rsidR="0056241C">
        <w:t xml:space="preserve">. They argued doing so would benefit the network by increasing throughput. “Small Blockers” resisted the change. Their argument was that large blocksizes would inhibit </w:t>
      </w:r>
      <w:r w:rsidR="0004482B">
        <w:t xml:space="preserve">ordinary individuals from running a node. This they argued would centralize the network to a few nodes that could </w:t>
      </w:r>
      <w:r w:rsidR="00EE7F22">
        <w:t xml:space="preserve">handle such dramatic increase in </w:t>
      </w:r>
      <w:r w:rsidR="001A0B4C">
        <w:t xml:space="preserve">compute and bandwidth requirements. </w:t>
      </w:r>
    </w:p>
    <w:p w14:paraId="70233C45" w14:textId="38B22B9F" w:rsidR="0099435B" w:rsidRDefault="00E97B99" w:rsidP="00E97B99">
      <w:pPr>
        <w:pStyle w:val="Text"/>
      </w:pPr>
      <w:r>
        <w:t>A</w:t>
      </w:r>
      <w:r w:rsidR="001A0B4C">
        <w:t xml:space="preserve">ugust of 2017 </w:t>
      </w:r>
      <w:r w:rsidR="00D37966">
        <w:t xml:space="preserve">a contingent of big blockers hard-forked the protocol and started Bitcoin Cash. </w:t>
      </w:r>
      <w:r w:rsidR="00F73A1F">
        <w:t xml:space="preserve">This created a </w:t>
      </w:r>
      <w:r w:rsidR="00C073B6">
        <w:t>non-backwards</w:t>
      </w:r>
      <w:r w:rsidR="00F73A1F">
        <w:t xml:space="preserve"> compatible implementation</w:t>
      </w:r>
      <w:r w:rsidR="00B47B75">
        <w:t xml:space="preserve"> protocol that would enable </w:t>
      </w:r>
      <w:r w:rsidR="007455A2">
        <w:t>bitcoin’s use as a medium for daily exchange.</w:t>
      </w:r>
      <w:r w:rsidR="00F73A1F">
        <w:t xml:space="preserve"> </w:t>
      </w:r>
      <w:r w:rsidR="00542F2C">
        <w:t xml:space="preserve">Less than </w:t>
      </w:r>
      <w:r w:rsidR="00542F2C">
        <w:lastRenderedPageBreak/>
        <w:t xml:space="preserve">a year later Bitcoin Cash underwent a </w:t>
      </w:r>
      <w:r w:rsidR="003B3649">
        <w:t>hard fork</w:t>
      </w:r>
      <w:r w:rsidR="00542F2C">
        <w:t xml:space="preserve"> that saw the</w:t>
      </w:r>
      <w:r w:rsidR="009479B4">
        <w:t xml:space="preserve"> </w:t>
      </w:r>
      <w:r w:rsidR="00542F2C">
        <w:t xml:space="preserve">creation of Bitcoin </w:t>
      </w:r>
      <w:r w:rsidR="00E809B5">
        <w:t>SV. Both of these new protocols lacked the general support from developers, miners and nodes.</w:t>
      </w:r>
    </w:p>
    <w:p w14:paraId="02BC0E8A" w14:textId="3E97A05C" w:rsidR="00BF0C69" w:rsidRDefault="0099435B" w:rsidP="00B11AC9">
      <w:pPr>
        <w:pStyle w:val="Text"/>
      </w:pPr>
      <w:r>
        <w:t xml:space="preserve">During the same period work on the </w:t>
      </w:r>
      <w:r w:rsidR="00EE0250">
        <w:t>Lightning Network</w:t>
      </w:r>
      <w:r>
        <w:t xml:space="preserve"> continued. </w:t>
      </w:r>
      <w:r w:rsidR="000631A7">
        <w:t xml:space="preserve">Second layer payment network gained wider adoption. </w:t>
      </w:r>
      <w:r w:rsidR="00C20CBB">
        <w:t>The market for Bitcoin has increased</w:t>
      </w:r>
      <w:r w:rsidR="0059279E">
        <w:t xml:space="preserve"> and Bitcoin hard forks and trading at less than 1% of Bitcoin’s value.</w:t>
      </w:r>
      <w:r w:rsidR="005154BF">
        <w:t xml:space="preserve"> Seemingly the small blockers won that skirmish. Consensus for </w:t>
      </w:r>
      <w:r w:rsidR="00CD1C78">
        <w:t xml:space="preserve">achieving scalability through a second layer payment network </w:t>
      </w:r>
      <w:r w:rsidR="008E781F">
        <w:t>has won out, for now.</w:t>
      </w:r>
      <w:r w:rsidR="006E74EE">
        <w:t>[10]</w:t>
      </w:r>
    </w:p>
    <w:p w14:paraId="47BA1C46" w14:textId="5F44C1FE" w:rsidR="00E97B99" w:rsidRDefault="00DE780D" w:rsidP="00E97B99">
      <w:pPr>
        <w:pStyle w:val="Heading1"/>
      </w:pPr>
      <w:r>
        <w:t xml:space="preserve">What is </w:t>
      </w:r>
      <w:r w:rsidR="008E36F7">
        <w:t>t</w:t>
      </w:r>
      <w:r>
        <w:t xml:space="preserve">he </w:t>
      </w:r>
      <w:r w:rsidR="00EE0250">
        <w:t>Lightning Network</w:t>
      </w:r>
      <w:r w:rsidR="008E36F7">
        <w:t>?</w:t>
      </w:r>
    </w:p>
    <w:p w14:paraId="7A5BE9D2" w14:textId="1BF25C1F" w:rsidR="00CA2E6D" w:rsidRDefault="005A4878" w:rsidP="004012D8">
      <w:pPr>
        <w:jc w:val="both"/>
      </w:pPr>
      <w:r>
        <w:t>Bitcoin</w:t>
      </w:r>
      <w:r w:rsidR="00CA2E6D" w:rsidRPr="0065623F">
        <w:t xml:space="preserve"> </w:t>
      </w:r>
      <w:r w:rsidR="00EE0250">
        <w:t>Lightning Network</w:t>
      </w:r>
      <w:r w:rsidR="00CA2E6D" w:rsidRPr="0065623F">
        <w:t xml:space="preserve"> is a second-layer protocol designed to enable off-chain Bitcoin transaction</w:t>
      </w:r>
      <w:r w:rsidR="00CA2E6D">
        <w:t>s</w:t>
      </w:r>
      <w:r w:rsidR="00CA2E6D" w:rsidRPr="0065623F">
        <w:t>.</w:t>
      </w:r>
      <w:r w:rsidR="00AB3385">
        <w:t xml:space="preserve"> It </w:t>
      </w:r>
      <w:r w:rsidR="00AB3385" w:rsidRPr="00AB3385">
        <w:t xml:space="preserve">aims at breaking the trade-off between block size and </w:t>
      </w:r>
      <w:r w:rsidR="008E36F7" w:rsidRPr="00AB3385">
        <w:t>centralization</w:t>
      </w:r>
      <w:r w:rsidR="00AB3385" w:rsidRPr="00AB3385">
        <w:t xml:space="preserve"> by processing most of the transactions off-chain: it is a 'layer 2' protocol that can operate on top of Blockchain-based cryptocurrencies such as Bitcoin. </w:t>
      </w:r>
      <w:r w:rsidR="00CA2E6D" w:rsidRPr="0065623F">
        <w:t xml:space="preserve"> Because they are not recorded on the blockchain, and thus require no mining, Lightning payments are extremely fast and cheap.</w:t>
      </w:r>
      <w:r w:rsidR="00CA2E6D">
        <w:t xml:space="preserve"> </w:t>
      </w:r>
      <w:r w:rsidR="00CA2E6D" w:rsidRPr="0065623F">
        <w:t xml:space="preserve">Unlike the Bitcoin network, Lightning transactions are not publicly broadcast and </w:t>
      </w:r>
      <w:r w:rsidR="00CA2E6D">
        <w:t>i</w:t>
      </w:r>
      <w:r w:rsidR="00CA2E6D" w:rsidRPr="0065623F">
        <w:t>nstead, individual Lightning nodes transact with one another privately.</w:t>
      </w:r>
      <w:r w:rsidR="00CA2E6D">
        <w:t xml:space="preserve"> </w:t>
      </w:r>
    </w:p>
    <w:p w14:paraId="1A2A81CE" w14:textId="7C40F7A4" w:rsidR="00CA2E6D" w:rsidRDefault="00CA2E6D" w:rsidP="004012D8">
      <w:pPr>
        <w:ind w:firstLine="202"/>
        <w:jc w:val="both"/>
      </w:pPr>
      <w:r>
        <w:t>For example</w:t>
      </w:r>
      <w:r w:rsidR="008E36F7">
        <w:t>,</w:t>
      </w:r>
      <w:r>
        <w:t xml:space="preserve"> a transaction from party A to party D is not direct and channel is opened Party A </w:t>
      </w:r>
      <w:r>
        <w:sym w:font="Wingdings" w:char="F0E0"/>
      </w:r>
      <w:r>
        <w:t xml:space="preserve"> Node B </w:t>
      </w:r>
      <w:r>
        <w:sym w:font="Wingdings" w:char="F0E0"/>
      </w:r>
      <w:r>
        <w:t xml:space="preserve"> Node C </w:t>
      </w:r>
      <w:r>
        <w:sym w:font="Wingdings" w:char="F0E0"/>
      </w:r>
      <w:r>
        <w:t xml:space="preserve"> Party D. Each node comprising the channel earn a fee for each transaction run through the channel in each direction. When all transactions are complete a single net on-chain transaction is made to the public ledger. The combination of small node transaction fees and the final larger on-chain fee result in a lower fee per transaction and transactions clear much faster.</w:t>
      </w:r>
      <w:r w:rsidR="000C6131">
        <w:t xml:space="preserve"> [2]</w:t>
      </w:r>
    </w:p>
    <w:p w14:paraId="46F0EA63" w14:textId="1B48CEBA" w:rsidR="007F3F46" w:rsidRPr="007F3F46" w:rsidRDefault="00242B4A" w:rsidP="004012D8">
      <w:pPr>
        <w:ind w:firstLine="202"/>
        <w:jc w:val="both"/>
      </w:pPr>
      <w:r w:rsidRPr="007F3F46">
        <w:t>I In a payment channel, cryptographic protections are used to ensure that channel updates in both directions are executed atomically, i.e., either both or neither of them are performed. In addition, incentive-based protections are also implemented to prevent users from stealing funds in a channel, e.g., by committing a revoked state. Similar techniques allow payment routing for longer paths.</w:t>
      </w:r>
      <w:r w:rsidR="007F3F46" w:rsidRPr="007F3F46">
        <w:t xml:space="preserve"> </w:t>
      </w:r>
      <w:r w:rsidR="00AA3286">
        <w:t>[3]</w:t>
      </w:r>
    </w:p>
    <w:p w14:paraId="3B3AAF24" w14:textId="1A864433" w:rsidR="004012D8" w:rsidRDefault="007F3F46" w:rsidP="00B11AC9">
      <w:pPr>
        <w:ind w:firstLine="202"/>
        <w:jc w:val="both"/>
      </w:pPr>
      <w:r w:rsidRPr="007F3F46">
        <w:t xml:space="preserve">Furthermore, payment router intermediaries are financially motivated to relay payments as they are entitled to claim transaction fees after each successfully routed payment. </w:t>
      </w:r>
      <w:r w:rsidR="003B3649">
        <w:t>Lightning Network (</w:t>
      </w:r>
      <w:r w:rsidRPr="007F3F46">
        <w:t>LN</w:t>
      </w:r>
      <w:r w:rsidR="003B3649">
        <w:t>)</w:t>
      </w:r>
      <w:r w:rsidRPr="007F3F46">
        <w:t xml:space="preserve"> as a </w:t>
      </w:r>
      <w:r w:rsidR="003B3649">
        <w:t>Payment Channel Network (</w:t>
      </w:r>
      <w:r w:rsidRPr="007F3F46">
        <w:t>PCN</w:t>
      </w:r>
      <w:r w:rsidR="003B3649">
        <w:t>)</w:t>
      </w:r>
      <w:r w:rsidRPr="007F3F46">
        <w:t xml:space="preserve"> consists of nodes representing users and undirected, weighted edges representing payment channels. Users can open and close bidirectional payment channels between each other and route payments through these </w:t>
      </w:r>
      <w:r w:rsidRPr="004012D8">
        <w:t>connections.</w:t>
      </w:r>
    </w:p>
    <w:p w14:paraId="56B6394A" w14:textId="2F584B3B" w:rsidR="002E62A0" w:rsidRDefault="009122A8" w:rsidP="004012D8">
      <w:pPr>
        <w:pStyle w:val="Heading1"/>
      </w:pPr>
      <w:r>
        <w:t xml:space="preserve">The </w:t>
      </w:r>
      <w:r w:rsidR="008E36F7">
        <w:t>G</w:t>
      </w:r>
      <w:r w:rsidR="005D60AA">
        <w:t>oal</w:t>
      </w:r>
    </w:p>
    <w:p w14:paraId="1C76E0BF" w14:textId="0796CE82" w:rsidR="00C44EF8" w:rsidRPr="001115AA" w:rsidRDefault="00DA42BC" w:rsidP="00B11AC9">
      <w:pPr>
        <w:jc w:val="both"/>
      </w:pPr>
      <w:r>
        <w:t xml:space="preserve">Network participation is </w:t>
      </w:r>
      <w:r w:rsidR="00E273A8">
        <w:t>incen</w:t>
      </w:r>
      <w:r w:rsidR="002D514E">
        <w:t>tivized</w:t>
      </w:r>
      <w:r>
        <w:t xml:space="preserve"> through the reward of </w:t>
      </w:r>
      <w:r w:rsidR="00E54E3D">
        <w:t>routing payments.</w:t>
      </w:r>
      <w:r w:rsidR="007435B3">
        <w:t xml:space="preserve"> </w:t>
      </w:r>
      <w:r w:rsidR="00574355">
        <w:t>Payment routing is a passive means of earning Bitcoin.</w:t>
      </w:r>
      <w:r w:rsidR="00E54E3D">
        <w:t xml:space="preserve"> We sought to </w:t>
      </w:r>
      <w:r w:rsidR="00A70DDB">
        <w:t>analyze</w:t>
      </w:r>
      <w:r w:rsidR="00E54E3D">
        <w:t xml:space="preserve"> the </w:t>
      </w:r>
      <w:r w:rsidR="00EE0250">
        <w:t>Lightning Network</w:t>
      </w:r>
      <w:r w:rsidR="00E54E3D">
        <w:t xml:space="preserve"> to come up with a strategy for </w:t>
      </w:r>
      <w:r w:rsidR="00E9425E">
        <w:t>maximizing profits</w:t>
      </w:r>
      <w:r w:rsidR="00002EC4">
        <w:t xml:space="preserve"> </w:t>
      </w:r>
      <w:r w:rsidR="00102EC5">
        <w:t xml:space="preserve">for our Bitcoin node. </w:t>
      </w:r>
    </w:p>
    <w:p w14:paraId="39E31B6C" w14:textId="646B739D" w:rsidR="00E97B99" w:rsidRDefault="00CA29FE" w:rsidP="00E97B99">
      <w:pPr>
        <w:pStyle w:val="Heading1"/>
      </w:pPr>
      <w:r>
        <w:t xml:space="preserve">Collecting and </w:t>
      </w:r>
      <w:r w:rsidR="008E36F7">
        <w:t>A</w:t>
      </w:r>
      <w:r>
        <w:t xml:space="preserve">nalyzing </w:t>
      </w:r>
      <w:r w:rsidR="004B2056">
        <w:t>D</w:t>
      </w:r>
      <w:r>
        <w:t>ata</w:t>
      </w:r>
    </w:p>
    <w:p w14:paraId="4C3A1CC7" w14:textId="369B8366" w:rsidR="008E36F7" w:rsidRDefault="00AE1407" w:rsidP="00B11AC9">
      <w:pPr>
        <w:pStyle w:val="Text"/>
      </w:pPr>
      <w:r>
        <w:t xml:space="preserve">Throughout our work we tried several methods of collecting Data. </w:t>
      </w:r>
      <w:proofErr w:type="spellStart"/>
      <w:r w:rsidR="004D0C9D">
        <w:t>BTCPayServer</w:t>
      </w:r>
      <w:proofErr w:type="spellEnd"/>
      <w:r w:rsidR="004D0C9D">
        <w:t xml:space="preserve"> is an </w:t>
      </w:r>
      <w:r w:rsidR="00B11AC9">
        <w:t>open-source</w:t>
      </w:r>
      <w:r w:rsidR="004D0C9D">
        <w:t xml:space="preserve"> project that allows online vendors to easily accept and generate </w:t>
      </w:r>
      <w:r w:rsidR="00E27773">
        <w:t xml:space="preserve">invoices. </w:t>
      </w:r>
      <w:proofErr w:type="spellStart"/>
      <w:r w:rsidR="00E27773">
        <w:t>MyNode</w:t>
      </w:r>
      <w:proofErr w:type="spellEnd"/>
      <w:r w:rsidR="00E27773">
        <w:t xml:space="preserve"> is a private company that offers licensed </w:t>
      </w:r>
      <w:r w:rsidR="00453CAB">
        <w:t xml:space="preserve">software </w:t>
      </w:r>
      <w:r w:rsidR="00B328E6">
        <w:t>compatible</w:t>
      </w:r>
      <w:r w:rsidR="00453CAB">
        <w:t xml:space="preserve"> </w:t>
      </w:r>
      <w:r w:rsidR="00453CAB">
        <w:t xml:space="preserve">with market available hardware to run a Bitcoin Node. </w:t>
      </w:r>
      <w:r w:rsidR="00E97B99">
        <w:t xml:space="preserve"> </w:t>
      </w:r>
      <w:r w:rsidR="00B24B25">
        <w:t>Simulated data from Ferenc Beres</w:t>
      </w:r>
      <w:r w:rsidR="00BE4FAB">
        <w:t xml:space="preserve"> et al. </w:t>
      </w:r>
      <w:r w:rsidR="00EE0250">
        <w:t>Lightning Network</w:t>
      </w:r>
      <w:r w:rsidR="00840FFE">
        <w:t xml:space="preserve"> </w:t>
      </w:r>
      <w:r w:rsidR="00BE4FAB">
        <w:t>Simulation [3]</w:t>
      </w:r>
      <w:r w:rsidR="00840FFE">
        <w:t xml:space="preserve">. </w:t>
      </w:r>
      <w:r w:rsidR="00524BA3">
        <w:t>Once collected the collection plan called for storing the data in MongoDB.</w:t>
      </w:r>
    </w:p>
    <w:p w14:paraId="0AE20544" w14:textId="0BED9EA1" w:rsidR="00E97B99" w:rsidRDefault="00524BA3" w:rsidP="006F755E">
      <w:pPr>
        <w:pStyle w:val="Heading2"/>
      </w:pPr>
      <w:r>
        <w:t>Issues with</w:t>
      </w:r>
      <w:r w:rsidR="00D14AD5">
        <w:t xml:space="preserve"> Collecting</w:t>
      </w:r>
      <w:r>
        <w:t xml:space="preserve"> Data </w:t>
      </w:r>
      <w:r w:rsidR="004B2056">
        <w:t>f</w:t>
      </w:r>
      <w:r w:rsidR="00D14AD5">
        <w:t xml:space="preserve">rom </w:t>
      </w:r>
      <w:r w:rsidR="004B2056">
        <w:t>O</w:t>
      </w:r>
      <w:r w:rsidR="00D14AD5">
        <w:t>ur Node</w:t>
      </w:r>
    </w:p>
    <w:p w14:paraId="6A72FB77" w14:textId="60E75A12" w:rsidR="0020288D" w:rsidRDefault="00524BA3" w:rsidP="00E97B99">
      <w:pPr>
        <w:pStyle w:val="Text"/>
      </w:pPr>
      <w:proofErr w:type="spellStart"/>
      <w:r>
        <w:t>BTCPay</w:t>
      </w:r>
      <w:proofErr w:type="spellEnd"/>
      <w:r>
        <w:t xml:space="preserve"> Server </w:t>
      </w:r>
      <w:r w:rsidR="00F17DE2">
        <w:t xml:space="preserve">an </w:t>
      </w:r>
      <w:r w:rsidR="004012D8">
        <w:t>open-source</w:t>
      </w:r>
      <w:r w:rsidR="00F17DE2">
        <w:t xml:space="preserve"> stack </w:t>
      </w:r>
      <w:r w:rsidR="00A40776">
        <w:t>that allows users to run a Bitcoin Node using virtual</w:t>
      </w:r>
      <w:r w:rsidR="00F677F0">
        <w:t xml:space="preserve"> private clouds (VPCs). Th</w:t>
      </w:r>
      <w:r w:rsidR="00B32311">
        <w:t>eir solution provides an attractive advantage of not having to maintain any hardware.</w:t>
      </w:r>
      <w:r w:rsidR="00A40776">
        <w:t xml:space="preserve"> </w:t>
      </w:r>
      <w:r w:rsidR="001C3BD6">
        <w:t xml:space="preserve"> The software stack is easy to run and operate a </w:t>
      </w:r>
      <w:r w:rsidR="004012D8">
        <w:t>node,</w:t>
      </w:r>
      <w:r w:rsidR="001C3BD6">
        <w:t xml:space="preserve"> but our team found it difficult to off load this data</w:t>
      </w:r>
      <w:r w:rsidR="00AA0D04">
        <w:t>.</w:t>
      </w:r>
      <w:r w:rsidR="00C91FBF">
        <w:t xml:space="preserve"> Advantages of </w:t>
      </w:r>
      <w:proofErr w:type="spellStart"/>
      <w:r w:rsidR="00C91FBF">
        <w:t>BTCPay</w:t>
      </w:r>
      <w:proofErr w:type="spellEnd"/>
      <w:r w:rsidR="00C91FBF">
        <w:t xml:space="preserve"> are that users are a</w:t>
      </w:r>
      <w:r w:rsidR="004012D8">
        <w:t>b</w:t>
      </w:r>
      <w:r w:rsidR="00C91FBF">
        <w:t xml:space="preserve">le to run the </w:t>
      </w:r>
      <w:r w:rsidR="004012D8">
        <w:t>open-source</w:t>
      </w:r>
      <w:r w:rsidR="00C91FBF">
        <w:t xml:space="preserve"> software stack on a Virtualized Machine. </w:t>
      </w:r>
      <w:r w:rsidR="00D74140">
        <w:t xml:space="preserve">We built two </w:t>
      </w:r>
      <w:proofErr w:type="spellStart"/>
      <w:r w:rsidR="00D74140">
        <w:t>BTCPay</w:t>
      </w:r>
      <w:proofErr w:type="spellEnd"/>
      <w:r w:rsidR="00D74140">
        <w:t xml:space="preserve"> </w:t>
      </w:r>
      <w:r w:rsidR="00B66A53">
        <w:t>S</w:t>
      </w:r>
      <w:r w:rsidR="00D74140">
        <w:t xml:space="preserve">erver nodes. One implementing a solution on AWS EC2 instance. </w:t>
      </w:r>
      <w:r w:rsidR="009475B7">
        <w:t xml:space="preserve">Memory one of our Docker Images </w:t>
      </w:r>
      <w:r w:rsidR="002B2B91">
        <w:t>filled to its max capacity during the synch</w:t>
      </w:r>
      <w:r w:rsidR="0020288D">
        <w:t>ronization of the state of the Bitcoin’s Blockchain</w:t>
      </w:r>
      <w:r w:rsidR="002B2B91">
        <w:t xml:space="preserve">. </w:t>
      </w:r>
    </w:p>
    <w:p w14:paraId="7A865C4E" w14:textId="66D2C0DD" w:rsidR="00157C5F" w:rsidRDefault="0020288D" w:rsidP="00F64321">
      <w:pPr>
        <w:pStyle w:val="Text"/>
      </w:pPr>
      <w:r>
        <w:t>Synchronization is</w:t>
      </w:r>
      <w:r w:rsidR="00150F05">
        <w:t xml:space="preserve"> a major step in any implementation of a Bitcoin Node. For node to participate in the network it must first </w:t>
      </w:r>
      <w:r w:rsidR="00F21418">
        <w:t xml:space="preserve">download a copy of the entire Blockchain. </w:t>
      </w:r>
      <w:r w:rsidR="00E00A2A">
        <w:t>Referring</w:t>
      </w:r>
      <w:r w:rsidR="00E649EE">
        <w:t xml:space="preserve"> to the discussion on the block</w:t>
      </w:r>
      <w:r w:rsidR="00E00A2A">
        <w:t>size</w:t>
      </w:r>
      <w:r w:rsidR="00E649EE">
        <w:t xml:space="preserve"> dilemma </w:t>
      </w:r>
      <w:r w:rsidR="00FD3733">
        <w:t xml:space="preserve">the </w:t>
      </w:r>
      <w:r w:rsidR="00EE0250">
        <w:t>Lightning Network</w:t>
      </w:r>
      <w:r w:rsidR="00FD3733">
        <w:t xml:space="preserve"> implementation is seeking to solve an issue for the</w:t>
      </w:r>
      <w:r w:rsidR="00435435">
        <w:t xml:space="preserve"> small block size. Even with the small blocksizes the synchronization is no small step. </w:t>
      </w:r>
      <w:r w:rsidR="006B7433">
        <w:t xml:space="preserve">With larger blocksizes this project may not have been attainable for the resources </w:t>
      </w:r>
      <w:r w:rsidR="00743004">
        <w:t xml:space="preserve">available to our shoestring budget. </w:t>
      </w:r>
      <w:r w:rsidR="00435435">
        <w:t xml:space="preserve"> </w:t>
      </w:r>
    </w:p>
    <w:p w14:paraId="09DD1101" w14:textId="738ECB7D" w:rsidR="00F64321" w:rsidRDefault="00FA57DE" w:rsidP="00F64321">
      <w:pPr>
        <w:pStyle w:val="Text"/>
      </w:pPr>
      <w:r>
        <w:t>With the EC2 instance it was on day 3 of the synch when the</w:t>
      </w:r>
      <w:r w:rsidR="00015B62">
        <w:t xml:space="preserve"> docker image filled up</w:t>
      </w:r>
      <w:r w:rsidR="00157C5F">
        <w:t xml:space="preserve"> crashing our node.</w:t>
      </w:r>
      <w:r w:rsidR="00015B62">
        <w:t xml:space="preserve"> Unfortunately, </w:t>
      </w:r>
      <w:r w:rsidR="00C328DB">
        <w:t>o</w:t>
      </w:r>
      <w:r w:rsidR="00F64321">
        <w:t xml:space="preserve">nce a docker image is filled to maximum compacity there is nothing a user can do. </w:t>
      </w:r>
    </w:p>
    <w:p w14:paraId="5AD2E3B5" w14:textId="04DB854B" w:rsidR="00F64321" w:rsidRDefault="00F64321" w:rsidP="00F64321">
      <w:pPr>
        <w:pStyle w:val="Text"/>
      </w:pPr>
      <w:r>
        <w:t xml:space="preserve">We started the process again. This time using </w:t>
      </w:r>
      <w:proofErr w:type="spellStart"/>
      <w:r>
        <w:t>LunaNode</w:t>
      </w:r>
      <w:proofErr w:type="spellEnd"/>
      <w:r>
        <w:t xml:space="preserve">. </w:t>
      </w:r>
      <w:proofErr w:type="spellStart"/>
      <w:r w:rsidR="00487E9C">
        <w:t>BTCPay</w:t>
      </w:r>
      <w:proofErr w:type="spellEnd"/>
      <w:r w:rsidR="00487E9C">
        <w:t xml:space="preserve"> server and </w:t>
      </w:r>
      <w:proofErr w:type="spellStart"/>
      <w:r w:rsidR="00487E9C">
        <w:t>LunaNode</w:t>
      </w:r>
      <w:proofErr w:type="spellEnd"/>
      <w:r w:rsidR="00487E9C">
        <w:t xml:space="preserve"> </w:t>
      </w:r>
      <w:r w:rsidR="00C328DB">
        <w:t>collaborated</w:t>
      </w:r>
      <w:r w:rsidR="00487E9C">
        <w:t xml:space="preserve"> to create a seamless integration</w:t>
      </w:r>
      <w:r w:rsidR="00C328DB">
        <w:t xml:space="preserve"> allowing users to leverage </w:t>
      </w:r>
      <w:r w:rsidR="00BB1C06">
        <w:t xml:space="preserve">advantages built in. </w:t>
      </w:r>
      <w:r w:rsidR="00D23764">
        <w:t>For example,</w:t>
      </w:r>
      <w:r w:rsidR="00BB1C06">
        <w:t xml:space="preserve"> </w:t>
      </w:r>
      <w:proofErr w:type="spellStart"/>
      <w:r w:rsidR="00D23764">
        <w:t>LunaNode</w:t>
      </w:r>
      <w:proofErr w:type="spellEnd"/>
      <w:r w:rsidR="00D23764">
        <w:t xml:space="preserve"> provides a feature</w:t>
      </w:r>
      <w:r w:rsidR="00BB1C06">
        <w:t xml:space="preserve"> for users to </w:t>
      </w:r>
      <w:r w:rsidR="003B73D4">
        <w:t>temporarily increase compute capacity just for the synchronization</w:t>
      </w:r>
      <w:r w:rsidR="00D23764">
        <w:t xml:space="preserve"> p</w:t>
      </w:r>
      <w:r w:rsidR="0039747F">
        <w:t>rocess of the node</w:t>
      </w:r>
      <w:r w:rsidR="003B73D4">
        <w:t>.</w:t>
      </w:r>
      <w:r w:rsidR="00C03292">
        <w:t xml:space="preserve"> Useful to </w:t>
      </w:r>
      <w:r w:rsidR="0039747F">
        <w:t xml:space="preserve">decrease the length of time needed for a node to synch </w:t>
      </w:r>
      <w:r w:rsidR="00761541">
        <w:t xml:space="preserve">with the state of the current blockchain. </w:t>
      </w:r>
      <w:r w:rsidR="003B73D4">
        <w:t xml:space="preserve"> </w:t>
      </w:r>
      <w:r w:rsidR="00761541">
        <w:t>D</w:t>
      </w:r>
      <w:r w:rsidR="003B73D4">
        <w:t>ynamic memory capacity</w:t>
      </w:r>
      <w:r w:rsidR="00761541">
        <w:t xml:space="preserve"> solved the docker image problem faced in the EC2 instance</w:t>
      </w:r>
      <w:r w:rsidR="003B73D4">
        <w:t xml:space="preserve">. </w:t>
      </w:r>
    </w:p>
    <w:p w14:paraId="48D1398E" w14:textId="65F1FA10" w:rsidR="001F3735" w:rsidRDefault="00AA3C8D" w:rsidP="00E97B99">
      <w:pPr>
        <w:pStyle w:val="Text"/>
      </w:pPr>
      <w:r>
        <w:t xml:space="preserve">Once up and running we found that the implementation of </w:t>
      </w:r>
      <w:proofErr w:type="spellStart"/>
      <w:r>
        <w:t>BTCPay</w:t>
      </w:r>
      <w:proofErr w:type="spellEnd"/>
      <w:r>
        <w:t xml:space="preserve"> server </w:t>
      </w:r>
      <w:r w:rsidR="00DD54D4">
        <w:t xml:space="preserve">a useful for anyone to easily create a </w:t>
      </w:r>
      <w:r w:rsidR="00B66A53">
        <w:t>Bitcoin</w:t>
      </w:r>
      <w:r w:rsidR="00DD54D4">
        <w:t xml:space="preserve"> node. Yet we found the </w:t>
      </w:r>
      <w:r w:rsidR="004012D8">
        <w:t>open-source</w:t>
      </w:r>
      <w:r w:rsidR="00DD54D4">
        <w:t xml:space="preserve"> software lacking</w:t>
      </w:r>
      <w:r w:rsidR="003E05FA">
        <w:t xml:space="preserve"> in a few key area</w:t>
      </w:r>
      <w:r w:rsidR="001F68DC">
        <w:t xml:space="preserve">s of interest. It seems the </w:t>
      </w:r>
      <w:proofErr w:type="spellStart"/>
      <w:r w:rsidR="001F68DC">
        <w:t>BTCPay</w:t>
      </w:r>
      <w:proofErr w:type="spellEnd"/>
      <w:r w:rsidR="001F68DC">
        <w:t xml:space="preserve"> server is highly optimized for the use of online vendors. </w:t>
      </w:r>
      <w:r w:rsidR="00AC0E9F">
        <w:t xml:space="preserve">The software stack can </w:t>
      </w:r>
      <w:r w:rsidR="00B66A53">
        <w:t>automatically</w:t>
      </w:r>
      <w:r w:rsidR="00AC0E9F">
        <w:t xml:space="preserve"> generate </w:t>
      </w:r>
      <w:r w:rsidR="00B95DFE">
        <w:t xml:space="preserve">invoices. Easily add </w:t>
      </w:r>
      <w:r w:rsidR="001A5521">
        <w:t xml:space="preserve">the ability to conduct transactions on the Onion Network. Even the possibility for users to accept alternative cryptocurrencies. Yet, we were unable to gather data about the state of the </w:t>
      </w:r>
      <w:r w:rsidR="00EE0250">
        <w:t>Lightning Network</w:t>
      </w:r>
      <w:r w:rsidR="001A5521">
        <w:t>.</w:t>
      </w:r>
      <w:r>
        <w:t xml:space="preserve"> </w:t>
      </w:r>
    </w:p>
    <w:p w14:paraId="72234D07" w14:textId="163E8572" w:rsidR="008E36F7" w:rsidRDefault="00AA0D04" w:rsidP="00B11AC9">
      <w:pPr>
        <w:pStyle w:val="Text"/>
      </w:pPr>
      <w:proofErr w:type="spellStart"/>
      <w:r>
        <w:t>MyNode</w:t>
      </w:r>
      <w:proofErr w:type="spellEnd"/>
      <w:r>
        <w:t xml:space="preserve"> is a promising application that allowed the team to take physical control of the node and data storage</w:t>
      </w:r>
      <w:r w:rsidR="003B10A7">
        <w:t xml:space="preserve">. This implementation of a Bitcoin node is an </w:t>
      </w:r>
      <w:r w:rsidR="004012D8">
        <w:t>on-premises</w:t>
      </w:r>
      <w:r w:rsidR="003B10A7">
        <w:t xml:space="preserve"> solution. </w:t>
      </w:r>
      <w:r w:rsidR="005848F3">
        <w:t xml:space="preserve">Raspberry Pi 4 provided the compute and </w:t>
      </w:r>
      <w:r w:rsidR="003C3B98">
        <w:t>requires a 1TB</w:t>
      </w:r>
      <w:r w:rsidR="005848F3">
        <w:t xml:space="preserve"> 2.5’’ SSD drive</w:t>
      </w:r>
      <w:r w:rsidR="003C3B98">
        <w:t xml:space="preserve"> for memory. </w:t>
      </w:r>
      <w:r w:rsidR="00C23B56">
        <w:t xml:space="preserve">This implementation is limited to the </w:t>
      </w:r>
      <w:r w:rsidR="003655C0">
        <w:t xml:space="preserve">compute power of the </w:t>
      </w:r>
      <w:r w:rsidR="00593D77">
        <w:t>Raspberry</w:t>
      </w:r>
      <w:r w:rsidR="003655C0">
        <w:t xml:space="preserve"> Pi and its writ</w:t>
      </w:r>
      <w:r w:rsidR="00593D77">
        <w:t>e</w:t>
      </w:r>
      <w:r w:rsidR="003655C0">
        <w:t xml:space="preserve"> </w:t>
      </w:r>
      <w:r w:rsidR="00294A68">
        <w:t>to memory</w:t>
      </w:r>
      <w:r w:rsidR="00593D77">
        <w:t xml:space="preserve"> speed</w:t>
      </w:r>
      <w:r w:rsidR="00294A68">
        <w:t xml:space="preserve">. </w:t>
      </w:r>
      <w:r w:rsidR="009D7992">
        <w:t xml:space="preserve">Already a slower process, the Blockchain synch with </w:t>
      </w:r>
      <w:proofErr w:type="spellStart"/>
      <w:r w:rsidR="009D7992">
        <w:t>MyNode</w:t>
      </w:r>
      <w:proofErr w:type="spellEnd"/>
      <w:r w:rsidR="009D7992">
        <w:t xml:space="preserve"> was slowed</w:t>
      </w:r>
      <w:r w:rsidR="007809B6">
        <w:t xml:space="preserve"> further by hardware issues. </w:t>
      </w:r>
      <w:proofErr w:type="spellStart"/>
      <w:r w:rsidR="000B70CA">
        <w:t>Raspiberry</w:t>
      </w:r>
      <w:proofErr w:type="spellEnd"/>
      <w:r w:rsidR="000B70CA">
        <w:t xml:space="preserve"> Pi </w:t>
      </w:r>
      <w:r w:rsidR="000B70CA">
        <w:lastRenderedPageBreak/>
        <w:t xml:space="preserve">3.2 USB connection proved fickle. </w:t>
      </w:r>
      <w:r w:rsidR="005520FC">
        <w:t xml:space="preserve">It had trouble writing to the first SATA connection </w:t>
      </w:r>
      <w:r w:rsidR="00513330">
        <w:t>3.2 connection</w:t>
      </w:r>
      <w:r w:rsidR="00F271F7">
        <w:t xml:space="preserve">. </w:t>
      </w:r>
      <w:proofErr w:type="spellStart"/>
      <w:r w:rsidR="002A75BD">
        <w:t>MyNode</w:t>
      </w:r>
      <w:proofErr w:type="spellEnd"/>
      <w:r w:rsidR="002A75BD">
        <w:t xml:space="preserve"> Troubleshooting steps provided </w:t>
      </w:r>
      <w:r w:rsidR="003C15B2">
        <w:t xml:space="preserve">Raspberry Pi </w:t>
      </w:r>
      <w:r w:rsidR="00465FF5">
        <w:t>preferred 3.2 USB SATA connection. Even with th</w:t>
      </w:r>
      <w:r w:rsidR="002D215D">
        <w:t xml:space="preserve">e preferred equipment used the synchronization took more 3 weeks to complete. </w:t>
      </w:r>
      <w:r w:rsidR="00274D27">
        <w:t xml:space="preserve">The delay in gathering data through this method meant </w:t>
      </w:r>
      <w:r w:rsidR="005A5CEB">
        <w:t xml:space="preserve">moving on </w:t>
      </w:r>
      <w:r w:rsidR="00350E30">
        <w:t>to analysis phase without</w:t>
      </w:r>
      <w:r w:rsidR="001F1D8E">
        <w:t xml:space="preserve"> our own nodes data</w:t>
      </w:r>
      <w:r w:rsidR="00295B6D">
        <w:t xml:space="preserve">. </w:t>
      </w:r>
    </w:p>
    <w:p w14:paraId="79DAD11E" w14:textId="6C26535C" w:rsidR="004B2056" w:rsidRDefault="004B2056" w:rsidP="00B11AC9">
      <w:pPr>
        <w:pStyle w:val="Text"/>
      </w:pPr>
    </w:p>
    <w:p w14:paraId="26FAD0AD" w14:textId="68D7ED69" w:rsidR="00DC0A77" w:rsidRDefault="004012D8" w:rsidP="00BC1B41">
      <w:pPr>
        <w:pStyle w:val="Heading2"/>
      </w:pPr>
      <w:r>
        <w:t>Open-Source</w:t>
      </w:r>
      <w:r w:rsidR="00BC1B41">
        <w:t xml:space="preserve"> Data</w:t>
      </w:r>
    </w:p>
    <w:p w14:paraId="75B2B349" w14:textId="1E830DF6" w:rsidR="000A6C74" w:rsidRPr="00EE366C" w:rsidRDefault="001C33F4" w:rsidP="004012D8">
      <w:pPr>
        <w:ind w:firstLine="202"/>
        <w:jc w:val="both"/>
      </w:pPr>
      <w:r>
        <w:t>GitHub user</w:t>
      </w:r>
      <w:r w:rsidR="009E43D5">
        <w:t xml:space="preserve"> “</w:t>
      </w:r>
      <w:proofErr w:type="spellStart"/>
      <w:r w:rsidR="00284039">
        <w:t>F</w:t>
      </w:r>
      <w:r w:rsidR="009E43D5">
        <w:t>iat</w:t>
      </w:r>
      <w:r w:rsidR="00284039">
        <w:t>J</w:t>
      </w:r>
      <w:r w:rsidR="009E43D5">
        <w:t>af</w:t>
      </w:r>
      <w:proofErr w:type="spellEnd"/>
      <w:r w:rsidR="009E43D5">
        <w:t xml:space="preserve">” </w:t>
      </w:r>
      <w:r w:rsidR="008E62A3">
        <w:t xml:space="preserve">created an </w:t>
      </w:r>
      <w:r w:rsidR="004012D8">
        <w:t>open-source</w:t>
      </w:r>
      <w:r w:rsidR="008E62A3">
        <w:t xml:space="preserve"> Postgre</w:t>
      </w:r>
      <w:r w:rsidR="00F62A40">
        <w:t>SQL</w:t>
      </w:r>
      <w:r w:rsidR="008E62A3">
        <w:t xml:space="preserve"> database of the </w:t>
      </w:r>
      <w:r w:rsidR="00EE0250">
        <w:t>Lightning Network</w:t>
      </w:r>
      <w:r w:rsidR="004F1C0E">
        <w:t>.[3]</w:t>
      </w:r>
      <w:r w:rsidR="008E62A3">
        <w:t xml:space="preserve"> The data is collected by a python script that uses</w:t>
      </w:r>
      <w:r w:rsidR="00FC2934">
        <w:t xml:space="preserve"> the </w:t>
      </w:r>
      <w:r w:rsidR="006723DC">
        <w:t>following</w:t>
      </w:r>
      <w:r w:rsidR="00947FFC">
        <w:t xml:space="preserve"> </w:t>
      </w:r>
      <w:r w:rsidR="00947FFC" w:rsidRPr="00FC2934">
        <w:rPr>
          <w:u w:val="single"/>
        </w:rPr>
        <w:t>c-lightning</w:t>
      </w:r>
      <w:r w:rsidR="00947FFC">
        <w:t>, a comp</w:t>
      </w:r>
      <w:r w:rsidR="00572F05">
        <w:t xml:space="preserve">liant lightning implementation in C. </w:t>
      </w:r>
      <w:r w:rsidR="00FC2934">
        <w:rPr>
          <w:u w:val="single"/>
        </w:rPr>
        <w:t>Bitcoin-Knots</w:t>
      </w:r>
      <w:r w:rsidR="00FC2934" w:rsidRPr="004B2056">
        <w:t xml:space="preserve"> </w:t>
      </w:r>
      <w:r w:rsidR="00CA71B8">
        <w:t xml:space="preserve">a desktop application </w:t>
      </w:r>
      <w:r w:rsidR="00B93E49">
        <w:t xml:space="preserve">to run a Bitcoin Wallet. </w:t>
      </w:r>
      <w:proofErr w:type="spellStart"/>
      <w:r w:rsidR="00EE366C">
        <w:rPr>
          <w:u w:val="single"/>
        </w:rPr>
        <w:t>Esplora</w:t>
      </w:r>
      <w:proofErr w:type="spellEnd"/>
      <w:r w:rsidR="00ED1F17">
        <w:t>, an open source Blockchain explorer.</w:t>
      </w:r>
      <w:r w:rsidR="00E86AA7">
        <w:t xml:space="preserve"> </w:t>
      </w:r>
      <w:proofErr w:type="spellStart"/>
      <w:r w:rsidR="00E86AA7">
        <w:t>Fia</w:t>
      </w:r>
      <w:r w:rsidR="00F62A40">
        <w:t>t</w:t>
      </w:r>
      <w:r w:rsidR="00E86AA7">
        <w:t>jaf’s</w:t>
      </w:r>
      <w:proofErr w:type="spellEnd"/>
      <w:r w:rsidR="00E86AA7">
        <w:t xml:space="preserve"> script runs once a data and creates</w:t>
      </w:r>
      <w:r w:rsidR="00DF5639">
        <w:t xml:space="preserve"> snapshots of the network. </w:t>
      </w:r>
      <w:r w:rsidR="00EE366C">
        <w:t xml:space="preserve"> </w:t>
      </w:r>
    </w:p>
    <w:p w14:paraId="7B6D9ABA" w14:textId="11A806C2" w:rsidR="000A4EAA" w:rsidRDefault="00295B6D" w:rsidP="004012D8">
      <w:pPr>
        <w:pStyle w:val="Text"/>
      </w:pPr>
      <w:r>
        <w:t>Ferenc Beres</w:t>
      </w:r>
      <w:r w:rsidR="00BE4FAB">
        <w:t xml:space="preserve"> et al. </w:t>
      </w:r>
      <w:r w:rsidR="000A4EAA">
        <w:t>Lightning</w:t>
      </w:r>
      <w:r>
        <w:t xml:space="preserve"> Node Simulator providing the team with a simulated </w:t>
      </w:r>
      <w:r w:rsidR="00EE0250">
        <w:t>Lightning Network</w:t>
      </w:r>
      <w:r>
        <w:t xml:space="preserve"> traffic data</w:t>
      </w:r>
      <w:r w:rsidR="007B54C1">
        <w:t>.[2]</w:t>
      </w:r>
      <w:r>
        <w:t xml:space="preserve"> It used snapshots of the network collected from a period of from 2018 through 2019. </w:t>
      </w:r>
      <w:r w:rsidR="005307BB">
        <w:t xml:space="preserve">Using the </w:t>
      </w:r>
      <w:r w:rsidR="00EE0250">
        <w:t>Lightning Network</w:t>
      </w:r>
      <w:r w:rsidR="005307BB">
        <w:t xml:space="preserve"> </w:t>
      </w:r>
      <w:r w:rsidR="004012D8">
        <w:t>simulator,</w:t>
      </w:r>
      <w:r w:rsidR="005307BB">
        <w:t xml:space="preserve"> we accepted a few strong assumptions. First, that data from that time period is still</w:t>
      </w:r>
      <w:r w:rsidR="00BF79D4">
        <w:t xml:space="preserve"> relevant today. Fixed payments amount</w:t>
      </w:r>
      <w:r w:rsidR="00437E2F">
        <w:t xml:space="preserve"> is another strong assumption. However, various distributions such as Poisson on Pareto</w:t>
      </w:r>
      <w:r w:rsidR="00DB46B5">
        <w:t xml:space="preserve"> greatly increases the complexity of the experimentation.  </w:t>
      </w:r>
      <w:r w:rsidR="00000C64">
        <w:t>A</w:t>
      </w:r>
      <w:r w:rsidR="00285591">
        <w:t xml:space="preserve">t the onset of each simulation </w:t>
      </w:r>
      <w:r w:rsidR="00EA54A2">
        <w:t>randomized</w:t>
      </w:r>
      <w:r w:rsidR="00285591">
        <w:t xml:space="preserve"> capacity </w:t>
      </w:r>
      <w:r w:rsidR="00E15A21">
        <w:t xml:space="preserve">between channel and endpoints was used. </w:t>
      </w:r>
    </w:p>
    <w:p w14:paraId="07E3FD3B" w14:textId="0FA3563C" w:rsidR="004012D8" w:rsidRDefault="00754D75" w:rsidP="004B2056">
      <w:pPr>
        <w:pStyle w:val="Text"/>
      </w:pPr>
      <w:r>
        <w:t xml:space="preserve">Regardless of the source of the data, our node, </w:t>
      </w:r>
      <w:proofErr w:type="spellStart"/>
      <w:r w:rsidR="00B4136B">
        <w:t>Fia</w:t>
      </w:r>
      <w:r w:rsidR="00F62A40">
        <w:t>t</w:t>
      </w:r>
      <w:r w:rsidR="00B4136B">
        <w:t>Jaf</w:t>
      </w:r>
      <w:proofErr w:type="spellEnd"/>
      <w:r w:rsidR="00F62A40">
        <w:t xml:space="preserve">, and </w:t>
      </w:r>
      <w:r w:rsidR="00B4136B">
        <w:t xml:space="preserve">Ferenc </w:t>
      </w:r>
      <w:proofErr w:type="spellStart"/>
      <w:r w:rsidR="00B4136B">
        <w:t>Beres</w:t>
      </w:r>
      <w:proofErr w:type="spellEnd"/>
      <w:r w:rsidR="00BE4FAB">
        <w:t xml:space="preserve"> et al.</w:t>
      </w:r>
      <w:r w:rsidR="00B4136B">
        <w:t xml:space="preserve">’s LNSimulator, we expected the </w:t>
      </w:r>
      <w:r w:rsidR="00F3770C">
        <w:t xml:space="preserve">size to be great. A method for storing the data </w:t>
      </w:r>
      <w:r w:rsidR="00C54F17">
        <w:t>in order to</w:t>
      </w:r>
      <w:r w:rsidR="00F3770C">
        <w:t xml:space="preserve"> creat</w:t>
      </w:r>
      <w:r w:rsidR="00C54F17">
        <w:t>e</w:t>
      </w:r>
      <w:r w:rsidR="00F3770C">
        <w:t xml:space="preserve"> a data science </w:t>
      </w:r>
      <w:r w:rsidR="00C56C11">
        <w:t>pipeline</w:t>
      </w:r>
      <w:r w:rsidR="00F3770C">
        <w:t xml:space="preserve"> </w:t>
      </w:r>
      <w:r w:rsidR="00DC5E35">
        <w:t xml:space="preserve">required </w:t>
      </w:r>
      <w:r w:rsidR="00C56C11">
        <w:t xml:space="preserve">database integration. </w:t>
      </w:r>
      <w:r w:rsidR="00DC5E35">
        <w:t xml:space="preserve"> </w:t>
      </w:r>
    </w:p>
    <w:p w14:paraId="698E703B" w14:textId="25CA4011" w:rsidR="00F219E1" w:rsidRDefault="00F219E1" w:rsidP="00F219E1">
      <w:pPr>
        <w:pStyle w:val="Heading1"/>
      </w:pPr>
      <w:r>
        <w:t xml:space="preserve"> </w:t>
      </w:r>
      <w:r w:rsidR="008E36F7">
        <w:t>D</w:t>
      </w:r>
      <w:r>
        <w:t>atabase Integration</w:t>
      </w:r>
    </w:p>
    <w:p w14:paraId="3BC74C00" w14:textId="7B2F27B4" w:rsidR="00D26EAD" w:rsidRPr="00D26EAD" w:rsidRDefault="00D26EAD" w:rsidP="00D26EAD">
      <w:pPr>
        <w:pStyle w:val="Heading2"/>
      </w:pPr>
      <w:r>
        <w:t>Pos</w:t>
      </w:r>
      <w:r w:rsidR="00E57D14">
        <w:t>tgre</w:t>
      </w:r>
      <w:r w:rsidR="00F62A40">
        <w:t>SQL</w:t>
      </w:r>
      <w:r w:rsidR="00E57D14">
        <w:t xml:space="preserve"> </w:t>
      </w:r>
      <w:r w:rsidR="00F62A40">
        <w:t>I</w:t>
      </w:r>
      <w:r w:rsidR="00E57D14">
        <w:t>ntegration</w:t>
      </w:r>
    </w:p>
    <w:p w14:paraId="30AED921" w14:textId="6937ED51" w:rsidR="00757FB1" w:rsidRDefault="00F62A40" w:rsidP="000A4EAA">
      <w:pPr>
        <w:pStyle w:val="Text"/>
      </w:pPr>
      <w:proofErr w:type="spellStart"/>
      <w:r>
        <w:t>Fiatjaf</w:t>
      </w:r>
      <w:proofErr w:type="spellEnd"/>
      <w:r>
        <w:t xml:space="preserve"> provides</w:t>
      </w:r>
      <w:r w:rsidR="00EC092E">
        <w:t xml:space="preserve"> a downloadable PostgreSQL dump file </w:t>
      </w:r>
      <w:r w:rsidR="00320D7C">
        <w:t xml:space="preserve">(.dump) </w:t>
      </w:r>
      <w:r w:rsidR="00EC092E">
        <w:t xml:space="preserve">for </w:t>
      </w:r>
      <w:r w:rsidR="00EE0250">
        <w:t>Lightning Network</w:t>
      </w:r>
      <w:r>
        <w:t xml:space="preserve"> data</w:t>
      </w:r>
      <w:r w:rsidR="00EC092E">
        <w:t xml:space="preserve"> </w:t>
      </w:r>
      <w:r>
        <w:t xml:space="preserve">via </w:t>
      </w:r>
      <w:r w:rsidR="00EC092E">
        <w:t xml:space="preserve">his </w:t>
      </w:r>
      <w:r>
        <w:t>website</w:t>
      </w:r>
      <w:r w:rsidR="00320D7C">
        <w:t>.</w:t>
      </w:r>
      <w:r w:rsidR="004F1C0E">
        <w:t>[5]</w:t>
      </w:r>
      <w:r w:rsidR="00757FB1" w:rsidRPr="00757FB1">
        <w:t xml:space="preserve"> </w:t>
      </w:r>
      <w:r w:rsidR="00757FB1">
        <w:t>This data dump file collects data from 2018 until current date with an update once per day.</w:t>
      </w:r>
    </w:p>
    <w:p w14:paraId="56E9ADAF" w14:textId="642A38D0" w:rsidR="006D3ABC" w:rsidRDefault="00320D7C" w:rsidP="000A4EAA">
      <w:pPr>
        <w:pStyle w:val="Text"/>
      </w:pPr>
      <w:r w:rsidRPr="00320D7C">
        <w:t>The dump method is to generate a text file with SQL commands that, when fe</w:t>
      </w:r>
      <w:r w:rsidR="00757FB1">
        <w:t>e</w:t>
      </w:r>
      <w:r w:rsidRPr="00320D7C">
        <w:t>d back to the server, will recreate the database in the same state as it was at the time of the dump.</w:t>
      </w:r>
      <w:r w:rsidR="00757FB1">
        <w:t xml:space="preserve"> </w:t>
      </w:r>
      <w:proofErr w:type="spellStart"/>
      <w:r>
        <w:t>pgAdmin</w:t>
      </w:r>
      <w:proofErr w:type="spellEnd"/>
      <w:r>
        <w:t xml:space="preserve"> provides </w:t>
      </w:r>
      <w:r w:rsidR="00757FB1">
        <w:t>the utility</w:t>
      </w:r>
      <w:r>
        <w:t xml:space="preserve"> to </w:t>
      </w:r>
      <w:r w:rsidR="006D3ABC">
        <w:t xml:space="preserve">dump and </w:t>
      </w:r>
      <w:r>
        <w:t xml:space="preserve">restore the </w:t>
      </w:r>
      <w:r w:rsidR="006C4A74">
        <w:t xml:space="preserve">PostgreSQL </w:t>
      </w:r>
      <w:r>
        <w:t xml:space="preserve">database. </w:t>
      </w:r>
    </w:p>
    <w:p w14:paraId="6CDB933B" w14:textId="1987CA73" w:rsidR="008E36F7" w:rsidRDefault="006D3ABC" w:rsidP="000A4EAA">
      <w:pPr>
        <w:pStyle w:val="Text"/>
      </w:pPr>
      <w:r>
        <w:t xml:space="preserve">The database from </w:t>
      </w:r>
      <w:proofErr w:type="spellStart"/>
      <w:r>
        <w:t>Fiatjaf’s</w:t>
      </w:r>
      <w:proofErr w:type="spellEnd"/>
      <w:r>
        <w:t xml:space="preserve"> website is</w:t>
      </w:r>
      <w:r w:rsidR="00320D7C">
        <w:t xml:space="preserve"> massive</w:t>
      </w:r>
      <w:r>
        <w:t>.</w:t>
      </w:r>
      <w:r w:rsidR="00320D7C">
        <w:t xml:space="preserve"> </w:t>
      </w:r>
      <w:r w:rsidR="006C4A74">
        <w:t xml:space="preserve">It contains </w:t>
      </w:r>
      <w:r w:rsidR="00320D7C">
        <w:t xml:space="preserve">over one million </w:t>
      </w:r>
      <w:r w:rsidR="00D61885">
        <w:t>records.</w:t>
      </w:r>
      <w:r w:rsidR="00320D7C">
        <w:t xml:space="preserve"> </w:t>
      </w:r>
      <w:r w:rsidR="00D61885">
        <w:t>T</w:t>
      </w:r>
      <w:r w:rsidR="00320D7C">
        <w:t xml:space="preserve">he </w:t>
      </w:r>
      <w:r>
        <w:t>team</w:t>
      </w:r>
      <w:r w:rsidR="00320D7C">
        <w:t xml:space="preserve"> decided to </w:t>
      </w:r>
      <w:r w:rsidR="006C4A74">
        <w:t xml:space="preserve">create a database cluster and </w:t>
      </w:r>
      <w:r w:rsidR="00320D7C">
        <w:t xml:space="preserve">store the database </w:t>
      </w:r>
      <w:r w:rsidR="006C4A74">
        <w:t>with</w:t>
      </w:r>
      <w:r w:rsidR="00320D7C">
        <w:t>in local machin</w:t>
      </w:r>
      <w:r w:rsidR="006C4A74">
        <w:t>e</w:t>
      </w:r>
      <w:r w:rsidR="00320D7C">
        <w:t>.</w:t>
      </w:r>
    </w:p>
    <w:p w14:paraId="3648D269" w14:textId="77777777" w:rsidR="008A55B7" w:rsidRDefault="008A55B7" w:rsidP="000A4EAA">
      <w:pPr>
        <w:pStyle w:val="Text"/>
      </w:pPr>
    </w:p>
    <w:p w14:paraId="3541A2D1" w14:textId="4BD1FC95" w:rsidR="00E57D14" w:rsidRDefault="00E57D14" w:rsidP="00E57D14">
      <w:pPr>
        <w:pStyle w:val="Heading2"/>
      </w:pPr>
      <w:r>
        <w:t xml:space="preserve">MongoDB </w:t>
      </w:r>
      <w:r w:rsidR="00F62A40">
        <w:t>I</w:t>
      </w:r>
      <w:r>
        <w:t>ntegration</w:t>
      </w:r>
    </w:p>
    <w:p w14:paraId="732EC755" w14:textId="34747D75" w:rsidR="00844BD6" w:rsidRDefault="007C2534" w:rsidP="000A4EAA">
      <w:pPr>
        <w:pStyle w:val="Text"/>
      </w:pPr>
      <w:r>
        <w:t>Ferenc Beres</w:t>
      </w:r>
      <w:r w:rsidR="00BE4FAB">
        <w:t xml:space="preserve"> et al.</w:t>
      </w:r>
      <w:r>
        <w:t xml:space="preserve">’s LNSimulator </w:t>
      </w:r>
      <w:r w:rsidR="00835970">
        <w:t xml:space="preserve">gave our team useful insights into the </w:t>
      </w:r>
      <w:r w:rsidR="00EE0250">
        <w:t>Lightning Network</w:t>
      </w:r>
      <w:r w:rsidR="00835970">
        <w:t xml:space="preserve">. </w:t>
      </w:r>
      <w:r w:rsidR="00354C49">
        <w:t xml:space="preserve">The simulator allows users to tweak </w:t>
      </w:r>
      <w:r w:rsidR="00B7446C">
        <w:t xml:space="preserve">the internal state of the simulation prior to running. </w:t>
      </w:r>
      <w:r w:rsidR="00E14892">
        <w:t xml:space="preserve">Output </w:t>
      </w:r>
      <w:r w:rsidR="000A3FD5">
        <w:t>files fro</w:t>
      </w:r>
      <w:r w:rsidR="00191A97">
        <w:t xml:space="preserve">m the simulation came in the form of four csv files and one json file. </w:t>
      </w:r>
      <w:r w:rsidR="004D2A9C">
        <w:t xml:space="preserve">MongoDB provided a great resource for </w:t>
      </w:r>
      <w:r w:rsidR="00340480">
        <w:t xml:space="preserve">the team to store, </w:t>
      </w:r>
      <w:r w:rsidR="00F62A40">
        <w:t>label</w:t>
      </w:r>
      <w:r w:rsidR="00340480">
        <w:t xml:space="preserve">, and </w:t>
      </w:r>
      <w:r w:rsidR="00844BD6">
        <w:t xml:space="preserve">create a data science </w:t>
      </w:r>
      <w:r w:rsidR="00F62A40">
        <w:t>pipeline</w:t>
      </w:r>
      <w:r w:rsidR="00844BD6">
        <w:t xml:space="preserve"> from. </w:t>
      </w:r>
    </w:p>
    <w:p w14:paraId="2AEE62EB" w14:textId="452CF294" w:rsidR="009C186C" w:rsidRDefault="00844BD6" w:rsidP="000A4EAA">
      <w:pPr>
        <w:pStyle w:val="Text"/>
      </w:pPr>
      <w:r>
        <w:t>The flexibility of json like documents</w:t>
      </w:r>
      <w:r w:rsidR="00004A6E">
        <w:t xml:space="preserve"> made capturing</w:t>
      </w:r>
      <w:r w:rsidR="00A863B8">
        <w:t xml:space="preserve"> the output from the csv</w:t>
      </w:r>
      <w:r w:rsidR="00E14E92">
        <w:t xml:space="preserve"> files possible</w:t>
      </w:r>
      <w:r w:rsidR="002A3DFE">
        <w:t xml:space="preserve"> and a desirable feature.</w:t>
      </w:r>
      <w:r w:rsidR="00DE60CF">
        <w:t xml:space="preserve"> </w:t>
      </w:r>
      <w:r w:rsidR="00DE60CF">
        <w:t xml:space="preserve">MongoDB collections made tracking the internal state of the simulation that produced </w:t>
      </w:r>
      <w:r w:rsidR="00800FF7">
        <w:t xml:space="preserve">a particular output easy as well. </w:t>
      </w:r>
      <w:r w:rsidR="0099119D">
        <w:t xml:space="preserve">By giving a collection </w:t>
      </w:r>
      <w:r w:rsidR="004012D8">
        <w:t>a snapshot ID,</w:t>
      </w:r>
      <w:r w:rsidR="0099119D">
        <w:t xml:space="preserve"> </w:t>
      </w:r>
      <w:r w:rsidR="00682F6F">
        <w:t xml:space="preserve">the team could track what simulation conditions produced a particular output. </w:t>
      </w:r>
    </w:p>
    <w:p w14:paraId="60ED30E2" w14:textId="5C958F76" w:rsidR="008E36F7" w:rsidRDefault="00F57D0E" w:rsidP="00B11AC9">
      <w:pPr>
        <w:pStyle w:val="Text"/>
      </w:pPr>
      <w:r>
        <w:t xml:space="preserve">Database integration </w:t>
      </w:r>
      <w:r w:rsidR="00724DA1">
        <w:t>also provided the team with an increase in availability</w:t>
      </w:r>
      <w:r w:rsidR="009E3044">
        <w:t>. One person could run a simulation and through a pred</w:t>
      </w:r>
      <w:r w:rsidR="004C0509">
        <w:t xml:space="preserve">etermined naming convention could share the results. </w:t>
      </w:r>
      <w:r w:rsidR="00145F00">
        <w:t xml:space="preserve">Allowing any of the team </w:t>
      </w:r>
      <w:r w:rsidR="00D10AF9">
        <w:t>participants</w:t>
      </w:r>
      <w:r w:rsidR="00145F00">
        <w:t xml:space="preserve"> to access this data</w:t>
      </w:r>
      <w:r w:rsidR="00D10AF9">
        <w:t xml:space="preserve">. </w:t>
      </w:r>
      <w:r w:rsidR="006B2459">
        <w:t>The she</w:t>
      </w:r>
      <w:r w:rsidR="007F73A7">
        <w:t xml:space="preserve">er size of the </w:t>
      </w:r>
      <w:r w:rsidR="00EE0250">
        <w:t>Lightning Network</w:t>
      </w:r>
      <w:r w:rsidR="003711AB">
        <w:t xml:space="preserve"> data</w:t>
      </w:r>
      <w:r w:rsidR="00B42D40">
        <w:t xml:space="preserve"> necessitated using databases for analysis. </w:t>
      </w:r>
      <w:r w:rsidR="00F249FD">
        <w:t xml:space="preserve">Which could not have otherwise been performed on an ordinary computer importing a csv file. </w:t>
      </w:r>
    </w:p>
    <w:p w14:paraId="53551427" w14:textId="35E3EB9A" w:rsidR="003C4F37" w:rsidRDefault="009A63C8" w:rsidP="003C4F37">
      <w:pPr>
        <w:pStyle w:val="Heading1"/>
      </w:pPr>
      <w:r>
        <w:t>Results</w:t>
      </w:r>
    </w:p>
    <w:p w14:paraId="2C511433" w14:textId="4B7AF466" w:rsidR="000D2C58" w:rsidRDefault="00830F12" w:rsidP="000D2C58">
      <w:pPr>
        <w:pStyle w:val="Heading2"/>
      </w:pPr>
      <w:r>
        <w:t xml:space="preserve">Analysis of Base Fee </w:t>
      </w:r>
      <w:r w:rsidR="006C4A74">
        <w:t>R</w:t>
      </w:r>
      <w:r>
        <w:t xml:space="preserve">ate on the </w:t>
      </w:r>
      <w:r w:rsidR="00EE0250">
        <w:t>Lightning Network</w:t>
      </w:r>
    </w:p>
    <w:p w14:paraId="3117116F" w14:textId="7AB57DDB" w:rsidR="00B47638" w:rsidRDefault="00B138AA" w:rsidP="000A4EAA">
      <w:pPr>
        <w:pStyle w:val="Text"/>
      </w:pPr>
      <w:r>
        <w:t xml:space="preserve">With the objective finding the optimal base fee rate for our node we analyzed the </w:t>
      </w:r>
      <w:r w:rsidR="004012D8">
        <w:t>open-source</w:t>
      </w:r>
      <w:r>
        <w:t xml:space="preserve"> data on the </w:t>
      </w:r>
      <w:r w:rsidR="00EE0250">
        <w:t>Lightning Network</w:t>
      </w:r>
      <w:r>
        <w:t xml:space="preserve"> collected by </w:t>
      </w:r>
      <w:proofErr w:type="spellStart"/>
      <w:r>
        <w:t>FiatJaf</w:t>
      </w:r>
      <w:proofErr w:type="spellEnd"/>
      <w:r w:rsidR="008674D0">
        <w:t>. In the following diagram</w:t>
      </w:r>
      <w:r w:rsidR="00EE0250">
        <w:t xml:space="preserve"> (Figure 1),</w:t>
      </w:r>
      <w:r w:rsidR="008674D0">
        <w:t xml:space="preserve"> you can see the distribution o</w:t>
      </w:r>
      <w:r w:rsidR="00347C24">
        <w:t xml:space="preserve">f </w:t>
      </w:r>
      <w:r w:rsidR="00EE0250">
        <w:t xml:space="preserve">base </w:t>
      </w:r>
      <w:r w:rsidR="00347C24">
        <w:t xml:space="preserve">fees that are being used for channels on the </w:t>
      </w:r>
      <w:r w:rsidR="00EE0250">
        <w:t>Lightning Network</w:t>
      </w:r>
      <w:r w:rsidR="00347C24">
        <w:t xml:space="preserve">. The </w:t>
      </w:r>
      <w:r w:rsidR="00EE0250">
        <w:t xml:space="preserve">base </w:t>
      </w:r>
      <w:r w:rsidR="00347C24">
        <w:t>fees are announced in the gossip protocol.</w:t>
      </w:r>
      <w:r w:rsidR="00EF0FC2">
        <w:t xml:space="preserve"> What </w:t>
      </w:r>
      <w:r w:rsidR="003C6852">
        <w:t xml:space="preserve">we observed are the most used </w:t>
      </w:r>
      <w:r w:rsidR="00EE0250">
        <w:t xml:space="preserve">base </w:t>
      </w:r>
      <w:r w:rsidR="003C6852">
        <w:t>fees are zero</w:t>
      </w:r>
      <w:r w:rsidR="00EE0250">
        <w:t xml:space="preserve"> and</w:t>
      </w:r>
      <w:r w:rsidR="003F7EA1">
        <w:t xml:space="preserve"> </w:t>
      </w:r>
      <w:r w:rsidR="00EE0250">
        <w:t>one thousand</w:t>
      </w:r>
      <w:r w:rsidR="003F7EA1">
        <w:t xml:space="preserve"> </w:t>
      </w:r>
      <w:r w:rsidR="003D20EE">
        <w:t>Millisatoshis</w:t>
      </w:r>
      <w:r w:rsidR="00E956EC">
        <w:t>.</w:t>
      </w:r>
      <w:r w:rsidR="003D7B0F">
        <w:t xml:space="preserve"> </w:t>
      </w:r>
      <w:r w:rsidR="005100A4">
        <w:t>The Y scale is logarithmic</w:t>
      </w:r>
      <w:r w:rsidR="00EE0250">
        <w:t>, which</w:t>
      </w:r>
      <w:r w:rsidR="005100A4">
        <w:t xml:space="preserve"> indicates that these most common base fee rates are extremely </w:t>
      </w:r>
      <w:r w:rsidR="0045444A">
        <w:t>common</w:t>
      </w:r>
      <w:r w:rsidR="00EE0250">
        <w:t>.</w:t>
      </w:r>
    </w:p>
    <w:p w14:paraId="4E715DDF" w14:textId="77777777" w:rsidR="00EE0250" w:rsidRDefault="00EE0250" w:rsidP="000A4EAA">
      <w:pPr>
        <w:pStyle w:val="Text"/>
      </w:pPr>
    </w:p>
    <w:p w14:paraId="2F69E9C0" w14:textId="77777777" w:rsidR="004B2056" w:rsidRDefault="004B2056" w:rsidP="000A4EAA">
      <w:pPr>
        <w:pStyle w:val="Text"/>
      </w:pPr>
    </w:p>
    <w:p w14:paraId="79D20921" w14:textId="09B53219" w:rsidR="00EE0250" w:rsidRDefault="00B47638" w:rsidP="00EE0250">
      <w:pPr>
        <w:pStyle w:val="Text"/>
        <w:keepNext/>
        <w:ind w:firstLine="0"/>
      </w:pPr>
      <w:r>
        <w:rPr>
          <w:noProof/>
        </w:rPr>
        <w:drawing>
          <wp:inline distT="0" distB="0" distL="0" distR="0" wp14:anchorId="30D3C3D3" wp14:editId="38C8BFE4">
            <wp:extent cx="3200400" cy="179578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00400" cy="1795780"/>
                    </a:xfrm>
                    <a:prstGeom prst="rect">
                      <a:avLst/>
                    </a:prstGeom>
                  </pic:spPr>
                </pic:pic>
              </a:graphicData>
            </a:graphic>
          </wp:inline>
        </w:drawing>
      </w:r>
    </w:p>
    <w:p w14:paraId="0F3CC9E7" w14:textId="63BA6D93" w:rsidR="00EE0250" w:rsidRDefault="00B47638" w:rsidP="00EE0250">
      <w:pPr>
        <w:pStyle w:val="Caption"/>
        <w:jc w:val="both"/>
        <w:rPr>
          <w:i w:val="0"/>
          <w:iCs w:val="0"/>
          <w:color w:val="auto"/>
          <w:sz w:val="16"/>
          <w:szCs w:val="16"/>
        </w:rPr>
      </w:pPr>
      <w:r w:rsidRPr="00EE0250">
        <w:rPr>
          <w:i w:val="0"/>
          <w:iCs w:val="0"/>
          <w:color w:val="auto"/>
          <w:sz w:val="16"/>
          <w:szCs w:val="16"/>
        </w:rPr>
        <w:t xml:space="preserve">Figure </w:t>
      </w:r>
      <w:r w:rsidR="00FE2CEF" w:rsidRPr="00EE0250">
        <w:rPr>
          <w:i w:val="0"/>
          <w:iCs w:val="0"/>
          <w:color w:val="auto"/>
          <w:sz w:val="16"/>
          <w:szCs w:val="16"/>
        </w:rPr>
        <w:fldChar w:fldCharType="begin"/>
      </w:r>
      <w:r w:rsidR="00FE2CEF" w:rsidRPr="00EE0250">
        <w:rPr>
          <w:i w:val="0"/>
          <w:iCs w:val="0"/>
          <w:color w:val="auto"/>
          <w:sz w:val="16"/>
          <w:szCs w:val="16"/>
        </w:rPr>
        <w:instrText xml:space="preserve"> SEQ Figure \* ARABIC </w:instrText>
      </w:r>
      <w:r w:rsidR="00FE2CEF" w:rsidRPr="00EE0250">
        <w:rPr>
          <w:i w:val="0"/>
          <w:iCs w:val="0"/>
          <w:color w:val="auto"/>
          <w:sz w:val="16"/>
          <w:szCs w:val="16"/>
        </w:rPr>
        <w:fldChar w:fldCharType="separate"/>
      </w:r>
      <w:r w:rsidR="001B62A5" w:rsidRPr="00EE0250">
        <w:rPr>
          <w:i w:val="0"/>
          <w:iCs w:val="0"/>
          <w:noProof/>
          <w:color w:val="auto"/>
          <w:sz w:val="16"/>
          <w:szCs w:val="16"/>
        </w:rPr>
        <w:t>1</w:t>
      </w:r>
      <w:r w:rsidR="00FE2CEF" w:rsidRPr="00EE0250">
        <w:rPr>
          <w:i w:val="0"/>
          <w:iCs w:val="0"/>
          <w:noProof/>
          <w:color w:val="auto"/>
          <w:sz w:val="16"/>
          <w:szCs w:val="16"/>
        </w:rPr>
        <w:fldChar w:fldCharType="end"/>
      </w:r>
      <w:r w:rsidRPr="00EE0250">
        <w:rPr>
          <w:i w:val="0"/>
          <w:iCs w:val="0"/>
          <w:color w:val="auto"/>
          <w:sz w:val="16"/>
          <w:szCs w:val="16"/>
        </w:rPr>
        <w:t xml:space="preserve">. Distribution Base Fees in </w:t>
      </w:r>
      <w:r w:rsidR="003D20EE">
        <w:rPr>
          <w:i w:val="0"/>
          <w:iCs w:val="0"/>
          <w:color w:val="auto"/>
          <w:sz w:val="16"/>
          <w:szCs w:val="16"/>
        </w:rPr>
        <w:t>Millisatoshis</w:t>
      </w:r>
      <w:r w:rsidRPr="00EE0250">
        <w:rPr>
          <w:i w:val="0"/>
          <w:iCs w:val="0"/>
          <w:color w:val="auto"/>
          <w:sz w:val="16"/>
          <w:szCs w:val="16"/>
        </w:rPr>
        <w:t>. Note that the Y scale is logarithmic. The most common base fee</w:t>
      </w:r>
      <w:r w:rsidR="00EE0250">
        <w:rPr>
          <w:i w:val="0"/>
          <w:iCs w:val="0"/>
          <w:color w:val="auto"/>
          <w:sz w:val="16"/>
          <w:szCs w:val="16"/>
        </w:rPr>
        <w:t>s</w:t>
      </w:r>
      <w:r w:rsidRPr="00EE0250">
        <w:rPr>
          <w:i w:val="0"/>
          <w:iCs w:val="0"/>
          <w:color w:val="auto"/>
          <w:sz w:val="16"/>
          <w:szCs w:val="16"/>
        </w:rPr>
        <w:t xml:space="preserve"> </w:t>
      </w:r>
      <w:r w:rsidR="00EE0250" w:rsidRPr="00EE0250">
        <w:rPr>
          <w:i w:val="0"/>
          <w:iCs w:val="0"/>
          <w:color w:val="auto"/>
          <w:sz w:val="16"/>
          <w:szCs w:val="16"/>
        </w:rPr>
        <w:t xml:space="preserve">are 0 and 1,000 </w:t>
      </w:r>
      <w:r w:rsidR="003D20EE">
        <w:rPr>
          <w:i w:val="0"/>
          <w:iCs w:val="0"/>
          <w:color w:val="auto"/>
          <w:sz w:val="16"/>
          <w:szCs w:val="16"/>
        </w:rPr>
        <w:t>Millisatoshis</w:t>
      </w:r>
      <w:r w:rsidRPr="00EE0250">
        <w:rPr>
          <w:i w:val="0"/>
          <w:iCs w:val="0"/>
          <w:color w:val="auto"/>
          <w:sz w:val="16"/>
          <w:szCs w:val="16"/>
        </w:rPr>
        <w:t>.</w:t>
      </w:r>
    </w:p>
    <w:p w14:paraId="73F2454E" w14:textId="77777777" w:rsidR="00EE0250" w:rsidRPr="00EE0250" w:rsidRDefault="00EE0250" w:rsidP="00EE0250"/>
    <w:p w14:paraId="0C84B001" w14:textId="6B251E79" w:rsidR="008A55B7" w:rsidRDefault="005100A4" w:rsidP="00EE0250">
      <w:pPr>
        <w:pStyle w:val="Text"/>
        <w:keepNext/>
      </w:pPr>
      <w:r>
        <w:t xml:space="preserve">Another way to </w:t>
      </w:r>
      <w:r w:rsidR="00500703">
        <w:t>absorb this data is to look at the culminative</w:t>
      </w:r>
      <w:r w:rsidR="008A55B7">
        <w:t xml:space="preserve"> </w:t>
      </w:r>
      <w:r w:rsidR="00500703">
        <w:t>distribution function</w:t>
      </w:r>
      <w:r w:rsidR="008A55B7">
        <w:t xml:space="preserve"> </w:t>
      </w:r>
      <w:r w:rsidR="006C4A74">
        <w:t>(</w:t>
      </w:r>
      <w:r w:rsidR="008A55B7">
        <w:t>Figure 2</w:t>
      </w:r>
      <w:r w:rsidR="006C4A74">
        <w:t>)</w:t>
      </w:r>
      <w:r w:rsidR="00500703">
        <w:t>.</w:t>
      </w:r>
      <w:r w:rsidR="00EE0250">
        <w:t xml:space="preserve"> </w:t>
      </w:r>
      <w:r w:rsidR="008A55B7">
        <w:t xml:space="preserve">The cumulative distribution function graph shows us that almost all nodes have a lower base fee rate of 1500 </w:t>
      </w:r>
      <w:r w:rsidR="003D20EE">
        <w:t>Millisatoshis</w:t>
      </w:r>
      <w:r w:rsidR="008A55B7">
        <w:t>. Is this a good base fee rate?</w:t>
      </w:r>
      <w:r w:rsidR="008A55B7" w:rsidRPr="00410EE6">
        <w:t xml:space="preserve"> </w:t>
      </w:r>
      <w:r w:rsidR="008A55B7">
        <w:t xml:space="preserve">Data will never include transaction amounts, sources, and targets in any form, and it is very unlikely that it will give information on the capacity distribution over the channels, since that would leak information on the actual transactions. Thus, in order to explore this idea, we turned to the LNSimulator. </w:t>
      </w:r>
    </w:p>
    <w:p w14:paraId="7A2F8816" w14:textId="460EF420" w:rsidR="008A55B7" w:rsidRDefault="008A55B7" w:rsidP="008A55B7"/>
    <w:p w14:paraId="53F6013F" w14:textId="50E51BA6" w:rsidR="00EE0250" w:rsidRDefault="00EE0250" w:rsidP="008A55B7"/>
    <w:p w14:paraId="49230D47" w14:textId="6D403EE8" w:rsidR="008E36F7" w:rsidRPr="003B3649" w:rsidRDefault="008A55B7" w:rsidP="003B3649">
      <w:pPr>
        <w:rPr>
          <w:sz w:val="16"/>
          <w:szCs w:val="16"/>
        </w:rPr>
      </w:pPr>
      <w:r>
        <w:rPr>
          <w:noProof/>
        </w:rPr>
        <w:lastRenderedPageBreak/>
        <w:drawing>
          <wp:anchor distT="0" distB="0" distL="114300" distR="114300" simplePos="0" relativeHeight="251663360" behindDoc="0" locked="0" layoutInCell="1" allowOverlap="1" wp14:anchorId="57655E76" wp14:editId="4CFB5EDD">
            <wp:simplePos x="0" y="0"/>
            <wp:positionH relativeFrom="column">
              <wp:posOffset>-2485</wp:posOffset>
            </wp:positionH>
            <wp:positionV relativeFrom="paragraph">
              <wp:posOffset>221</wp:posOffset>
            </wp:positionV>
            <wp:extent cx="3234690" cy="1637665"/>
            <wp:effectExtent l="0" t="0" r="3810" b="635"/>
            <wp:wrapSquare wrapText="bothSides"/>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34690" cy="1637665"/>
                    </a:xfrm>
                    <a:prstGeom prst="rect">
                      <a:avLst/>
                    </a:prstGeom>
                  </pic:spPr>
                </pic:pic>
              </a:graphicData>
            </a:graphic>
            <wp14:sizeRelH relativeFrom="page">
              <wp14:pctWidth>0</wp14:pctWidth>
            </wp14:sizeRelH>
            <wp14:sizeRelV relativeFrom="page">
              <wp14:pctHeight>0</wp14:pctHeight>
            </wp14:sizeRelV>
          </wp:anchor>
        </w:drawing>
      </w:r>
      <w:r w:rsidR="0050518A" w:rsidRPr="00EE0250">
        <w:rPr>
          <w:sz w:val="16"/>
          <w:szCs w:val="16"/>
        </w:rPr>
        <w:t xml:space="preserve">Figure </w:t>
      </w:r>
      <w:r w:rsidR="00FE2CEF" w:rsidRPr="00EE0250">
        <w:rPr>
          <w:sz w:val="16"/>
          <w:szCs w:val="16"/>
        </w:rPr>
        <w:fldChar w:fldCharType="begin"/>
      </w:r>
      <w:r w:rsidR="00FE2CEF" w:rsidRPr="00EE0250">
        <w:rPr>
          <w:sz w:val="16"/>
          <w:szCs w:val="16"/>
        </w:rPr>
        <w:instrText xml:space="preserve"> SEQ Figure \* ARABIC </w:instrText>
      </w:r>
      <w:r w:rsidR="00FE2CEF" w:rsidRPr="00EE0250">
        <w:rPr>
          <w:sz w:val="16"/>
          <w:szCs w:val="16"/>
        </w:rPr>
        <w:fldChar w:fldCharType="separate"/>
      </w:r>
      <w:r w:rsidR="001B62A5" w:rsidRPr="00EE0250">
        <w:rPr>
          <w:sz w:val="16"/>
          <w:szCs w:val="16"/>
        </w:rPr>
        <w:t>2</w:t>
      </w:r>
      <w:r w:rsidR="00FE2CEF" w:rsidRPr="00EE0250">
        <w:rPr>
          <w:sz w:val="16"/>
          <w:szCs w:val="16"/>
        </w:rPr>
        <w:fldChar w:fldCharType="end"/>
      </w:r>
      <w:r w:rsidR="00BE4FAB">
        <w:rPr>
          <w:sz w:val="16"/>
          <w:szCs w:val="16"/>
        </w:rPr>
        <w:t>.</w:t>
      </w:r>
      <w:r w:rsidR="0050518A" w:rsidRPr="00EE0250">
        <w:rPr>
          <w:sz w:val="16"/>
          <w:szCs w:val="16"/>
        </w:rPr>
        <w:t xml:space="preserve"> Cumulative distribution function of Base Fee Rate. What this shows is for every base fee rate, what is the number of nodes that have a lower base fee.</w:t>
      </w:r>
    </w:p>
    <w:p w14:paraId="7139B3A8" w14:textId="77777777" w:rsidR="00EE0250" w:rsidRDefault="00EE0250" w:rsidP="000A4EAA">
      <w:pPr>
        <w:pStyle w:val="Text"/>
      </w:pPr>
    </w:p>
    <w:p w14:paraId="2985A750" w14:textId="26404050" w:rsidR="00025658" w:rsidRDefault="00830F12" w:rsidP="00830F12">
      <w:pPr>
        <w:pStyle w:val="Heading2"/>
      </w:pPr>
      <w:r>
        <w:t xml:space="preserve">Analysis of Simulated </w:t>
      </w:r>
      <w:r w:rsidR="00EE0250">
        <w:t>Lightning Network</w:t>
      </w:r>
      <w:r>
        <w:t xml:space="preserve"> Transactions</w:t>
      </w:r>
    </w:p>
    <w:p w14:paraId="2D0F8F33" w14:textId="5010AC52" w:rsidR="001F22B6" w:rsidRPr="003B3649" w:rsidRDefault="000E0963" w:rsidP="003B3649">
      <w:pPr>
        <w:ind w:firstLine="202"/>
        <w:jc w:val="both"/>
      </w:pPr>
      <w:r w:rsidRPr="000E0963">
        <w:t xml:space="preserve">The network </w:t>
      </w:r>
      <w:r>
        <w:t>in the simulator</w:t>
      </w:r>
      <w:r w:rsidRPr="000E0963">
        <w:t xml:space="preserve"> has a fixed number of nodes </w:t>
      </w:r>
      <w:r w:rsidRPr="000E0963">
        <w:rPr>
          <w:i/>
          <w:iCs/>
        </w:rPr>
        <w:t>N</w:t>
      </w:r>
      <w:r w:rsidRPr="000E0963">
        <w:t> – corresponding to all Bitcoin users that may decide to switch to the LN – and is </w:t>
      </w:r>
      <w:r w:rsidRPr="000E0963">
        <w:rPr>
          <w:i/>
          <w:iCs/>
        </w:rPr>
        <w:t>sparse</w:t>
      </w:r>
      <w:r w:rsidRPr="000E0963">
        <w:t xml:space="preserve">, </w:t>
      </w:r>
      <w:r w:rsidR="004012D8" w:rsidRPr="000E0963">
        <w:t>i.e.,</w:t>
      </w:r>
      <w:r w:rsidRPr="000E0963">
        <w:t xml:space="preserve"> the number </w:t>
      </w:r>
      <w:r w:rsidRPr="000E0963">
        <w:rPr>
          <w:i/>
          <w:iCs/>
        </w:rPr>
        <w:t>M</w:t>
      </w:r>
      <w:r w:rsidRPr="000E0963">
        <w:t xml:space="preserve"> of edges </w:t>
      </w:r>
      <w:r w:rsidRPr="003B3649">
        <w:t>is </w:t>
      </w:r>
      <w:r w:rsidRPr="003B3649">
        <w:rPr>
          <w:i/>
          <w:iCs/>
        </w:rPr>
        <w:t>M</w:t>
      </w:r>
      <w:r w:rsidRPr="003B3649">
        <w:t> </w:t>
      </w:r>
      <w:r w:rsidRPr="003B3649">
        <w:rPr>
          <w:rFonts w:ascii="Cambria Math" w:hAnsi="Cambria Math" w:cs="Cambria Math"/>
        </w:rPr>
        <w:t>≪</w:t>
      </w:r>
      <w:r w:rsidRPr="003B3649">
        <w:t> </w:t>
      </w:r>
      <w:r w:rsidRPr="003B3649">
        <w:rPr>
          <w:i/>
          <w:iCs/>
        </w:rPr>
        <w:t>N</w:t>
      </w:r>
      <w:r w:rsidRPr="003B3649">
        <w:rPr>
          <w:vertAlign w:val="superscript"/>
        </w:rPr>
        <w:t>2</w:t>
      </w:r>
      <w:r w:rsidRPr="003B3649">
        <w:t>. If we consider node </w:t>
      </w:r>
      <w:proofErr w:type="spellStart"/>
      <w:r w:rsidRPr="003B3649">
        <w:rPr>
          <w:i/>
          <w:iCs/>
        </w:rPr>
        <w:t>i</w:t>
      </w:r>
      <w:proofErr w:type="spellEnd"/>
      <w:r w:rsidRPr="003B3649">
        <w:t> and </w:t>
      </w:r>
      <w:r w:rsidRPr="003B3649">
        <w:rPr>
          <w:i/>
          <w:iCs/>
        </w:rPr>
        <w:t>j</w:t>
      </w:r>
      <w:r w:rsidRPr="003B3649">
        <w:t> having fitness </w:t>
      </w:r>
      <w:r w:rsidRPr="003B3649">
        <w:rPr>
          <w:i/>
          <w:iCs/>
        </w:rPr>
        <w:t>x</w:t>
      </w:r>
      <w:r w:rsidRPr="003B3649">
        <w:rPr>
          <w:i/>
          <w:iCs/>
          <w:vertAlign w:val="subscript"/>
        </w:rPr>
        <w:t>i</w:t>
      </w:r>
      <w:r w:rsidRPr="003B3649">
        <w:t> and </w:t>
      </w:r>
      <w:proofErr w:type="spellStart"/>
      <w:r w:rsidRPr="003B3649">
        <w:rPr>
          <w:i/>
          <w:iCs/>
        </w:rPr>
        <w:t>x</w:t>
      </w:r>
      <w:r w:rsidRPr="003B3649">
        <w:rPr>
          <w:i/>
          <w:iCs/>
          <w:vertAlign w:val="subscript"/>
        </w:rPr>
        <w:t>j</w:t>
      </w:r>
      <w:proofErr w:type="spellEnd"/>
      <w:r w:rsidRPr="003B3649">
        <w:t xml:space="preserve"> respectively, a LN channel, </w:t>
      </w:r>
      <w:r w:rsidR="004012D8" w:rsidRPr="003B3649">
        <w:t>i.e.,</w:t>
      </w:r>
      <w:r w:rsidRPr="003B3649">
        <w:t xml:space="preserve"> an edge between them, is added with probability</w:t>
      </w:r>
      <w:r w:rsidR="00D277D9">
        <w:t xml:space="preserve"> [4]</w:t>
      </w:r>
    </w:p>
    <w:p w14:paraId="4E553205" w14:textId="642C1E67" w:rsidR="001F22B6" w:rsidRPr="00C44EF8" w:rsidRDefault="004012D8" w:rsidP="004012D8">
      <w:pPr>
        <w:jc w:val="both"/>
      </w:pPr>
      <w:r w:rsidRPr="00102EC5">
        <w:rPr>
          <w:noProof/>
          <w:highlight w:val="yellow"/>
        </w:rPr>
        <w:drawing>
          <wp:anchor distT="0" distB="0" distL="114300" distR="114300" simplePos="0" relativeHeight="251662336" behindDoc="0" locked="0" layoutInCell="1" allowOverlap="1" wp14:anchorId="579680F4" wp14:editId="0C3B2258">
            <wp:simplePos x="0" y="0"/>
            <wp:positionH relativeFrom="column">
              <wp:posOffset>791845</wp:posOffset>
            </wp:positionH>
            <wp:positionV relativeFrom="paragraph">
              <wp:posOffset>16510</wp:posOffset>
            </wp:positionV>
            <wp:extent cx="1704975" cy="455930"/>
            <wp:effectExtent l="0" t="0" r="0" b="127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704975" cy="455930"/>
                    </a:xfrm>
                    <a:prstGeom prst="rect">
                      <a:avLst/>
                    </a:prstGeom>
                  </pic:spPr>
                </pic:pic>
              </a:graphicData>
            </a:graphic>
          </wp:anchor>
        </w:drawing>
      </w:r>
      <w:r w:rsidR="001F22B6">
        <w:t xml:space="preserve"> </w:t>
      </w:r>
      <w:r w:rsidR="0045444A">
        <w:tab/>
      </w:r>
      <w:r w:rsidR="001F22B6" w:rsidRPr="001F22B6">
        <w:t>Furthermore, payment router intermediaries are financially motivated to relay payments as they are entitled to claim transaction fees after each successfully routed payment. LN as a PCN consists of nodes representing users and undirected, weighted edges representing payment channels. Users can open and close bidirectional payment channels between each other and route payments through these connections. Therefore, LN can be modeled as an undirected, weighted multigraph since nodes can have multiple channels between each other. The weights on the edges correspond to the capacity of the payment channels</w:t>
      </w:r>
      <w:r w:rsidR="00E90369">
        <w:t>.[3]</w:t>
      </w:r>
      <w:r w:rsidR="001F22B6" w:rsidRPr="001F22B6">
        <w:t xml:space="preserve"> </w:t>
      </w:r>
      <w:r w:rsidR="00395297">
        <w:t>By simulating transactions at different traffic volumes and transaction amounts, we shed light on the fee pricing policie</w:t>
      </w:r>
      <w:r w:rsidR="00722D4E">
        <w:t>s</w:t>
      </w:r>
      <w:r w:rsidR="00531DB5">
        <w:t>.</w:t>
      </w:r>
      <w:r w:rsidR="00722D4E">
        <w:t xml:space="preserve"> </w:t>
      </w:r>
    </w:p>
    <w:p w14:paraId="2D6FF5EE" w14:textId="1D3CEF4F" w:rsidR="000E0963" w:rsidRDefault="00ED3B17" w:rsidP="004012D8">
      <w:pPr>
        <w:jc w:val="both"/>
      </w:pPr>
      <w:r>
        <w:tab/>
      </w:r>
      <w:r w:rsidR="0012420B">
        <w:t xml:space="preserve">Keeping in mind the assumptions of LNSimulator, fixed payment amounts and </w:t>
      </w:r>
      <w:r w:rsidR="00C738CF">
        <w:t xml:space="preserve">2019 snapshots </w:t>
      </w:r>
      <w:r w:rsidR="00A91D09">
        <w:t xml:space="preserve">of the </w:t>
      </w:r>
      <w:r w:rsidR="00EE0250">
        <w:t>Lightning Network</w:t>
      </w:r>
      <w:r w:rsidR="00CC7140">
        <w:t xml:space="preserve"> we found the following distribution of router fees</w:t>
      </w:r>
      <w:r w:rsidR="00722D4E">
        <w:t xml:space="preserve"> (Figure 3)</w:t>
      </w:r>
      <w:r w:rsidR="00CC7140">
        <w:t xml:space="preserve">, </w:t>
      </w:r>
      <w:r w:rsidR="004012D8">
        <w:t>i.e.,</w:t>
      </w:r>
      <w:r w:rsidR="00CC7140">
        <w:t xml:space="preserve"> the fee charged by a node to route a payment.</w:t>
      </w:r>
      <w:r w:rsidR="00FB1CBB">
        <w:t xml:space="preserve">  The histogram shows router fee in </w:t>
      </w:r>
      <w:r w:rsidR="003D20EE">
        <w:t>M</w:t>
      </w:r>
      <w:r w:rsidR="00FB1CBB">
        <w:t>illisatoshi</w:t>
      </w:r>
      <w:r w:rsidR="003D20EE">
        <w:t>s</w:t>
      </w:r>
      <w:r w:rsidR="00415EC8">
        <w:t>.</w:t>
      </w:r>
      <w:r w:rsidR="003D20EE">
        <w:t xml:space="preserve">  The most common router fee is between zero to one thousand Millisatoshis, which corresponds with Lightning Network routing base fee rate data from </w:t>
      </w:r>
      <w:proofErr w:type="spellStart"/>
      <w:r w:rsidR="003D20EE">
        <w:t>FaitJaf</w:t>
      </w:r>
      <w:proofErr w:type="spellEnd"/>
      <w:r w:rsidR="003D20EE">
        <w:t xml:space="preserve"> as mentioned in section VII-A.</w:t>
      </w:r>
    </w:p>
    <w:p w14:paraId="109B29F1" w14:textId="5A3C8600" w:rsidR="00722D4E" w:rsidRDefault="00722D4E" w:rsidP="00722D4E">
      <w:pPr>
        <w:jc w:val="both"/>
      </w:pPr>
      <w:r>
        <w:tab/>
        <w:t xml:space="preserve"> </w:t>
      </w:r>
    </w:p>
    <w:p w14:paraId="27ADD81A" w14:textId="6AA8D95D" w:rsidR="00722D4E" w:rsidRDefault="00722D4E" w:rsidP="004012D8">
      <w:pPr>
        <w:jc w:val="both"/>
      </w:pPr>
    </w:p>
    <w:p w14:paraId="30E4F217" w14:textId="420BC8D9" w:rsidR="00E24CD7" w:rsidRDefault="00E24CD7" w:rsidP="004012D8">
      <w:pPr>
        <w:keepNext/>
        <w:jc w:val="both"/>
      </w:pPr>
      <w:r>
        <w:rPr>
          <w:noProof/>
        </w:rPr>
        <w:drawing>
          <wp:inline distT="0" distB="0" distL="0" distR="0" wp14:anchorId="2084A508" wp14:editId="05542976">
            <wp:extent cx="3200400" cy="2209165"/>
            <wp:effectExtent l="0" t="0" r="0" b="63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209165"/>
                    </a:xfrm>
                    <a:prstGeom prst="rect">
                      <a:avLst/>
                    </a:prstGeom>
                  </pic:spPr>
                </pic:pic>
              </a:graphicData>
            </a:graphic>
          </wp:inline>
        </w:drawing>
      </w:r>
    </w:p>
    <w:p w14:paraId="1925DCF5" w14:textId="434C8480" w:rsidR="003B3649" w:rsidRDefault="00E24CD7" w:rsidP="00722D4E">
      <w:pPr>
        <w:pStyle w:val="Caption"/>
        <w:jc w:val="both"/>
        <w:rPr>
          <w:i w:val="0"/>
          <w:iCs w:val="0"/>
          <w:color w:val="auto"/>
          <w:sz w:val="16"/>
          <w:szCs w:val="16"/>
        </w:rPr>
      </w:pPr>
      <w:r w:rsidRPr="003B3649">
        <w:rPr>
          <w:i w:val="0"/>
          <w:iCs w:val="0"/>
          <w:color w:val="auto"/>
          <w:sz w:val="16"/>
          <w:szCs w:val="16"/>
        </w:rPr>
        <w:t xml:space="preserve">Figure </w:t>
      </w:r>
      <w:r w:rsidR="00FC7B22" w:rsidRPr="003B3649">
        <w:rPr>
          <w:i w:val="0"/>
          <w:iCs w:val="0"/>
          <w:color w:val="auto"/>
          <w:sz w:val="16"/>
          <w:szCs w:val="16"/>
        </w:rPr>
        <w:fldChar w:fldCharType="begin"/>
      </w:r>
      <w:r w:rsidR="00FC7B22" w:rsidRPr="003B3649">
        <w:rPr>
          <w:i w:val="0"/>
          <w:iCs w:val="0"/>
          <w:color w:val="auto"/>
          <w:sz w:val="16"/>
          <w:szCs w:val="16"/>
        </w:rPr>
        <w:instrText xml:space="preserve"> SEQ Figure \* ARABIC </w:instrText>
      </w:r>
      <w:r w:rsidR="00FC7B22" w:rsidRPr="003B3649">
        <w:rPr>
          <w:i w:val="0"/>
          <w:iCs w:val="0"/>
          <w:color w:val="auto"/>
          <w:sz w:val="16"/>
          <w:szCs w:val="16"/>
        </w:rPr>
        <w:fldChar w:fldCharType="separate"/>
      </w:r>
      <w:r w:rsidR="001B62A5" w:rsidRPr="003B3649">
        <w:rPr>
          <w:i w:val="0"/>
          <w:iCs w:val="0"/>
          <w:noProof/>
          <w:color w:val="auto"/>
          <w:sz w:val="16"/>
          <w:szCs w:val="16"/>
        </w:rPr>
        <w:t>3</w:t>
      </w:r>
      <w:r w:rsidR="00FC7B22" w:rsidRPr="003B3649">
        <w:rPr>
          <w:i w:val="0"/>
          <w:iCs w:val="0"/>
          <w:noProof/>
          <w:color w:val="auto"/>
          <w:sz w:val="16"/>
          <w:szCs w:val="16"/>
        </w:rPr>
        <w:fldChar w:fldCharType="end"/>
      </w:r>
      <w:r w:rsidR="00BE4FAB">
        <w:rPr>
          <w:i w:val="0"/>
          <w:iCs w:val="0"/>
          <w:noProof/>
          <w:color w:val="auto"/>
          <w:sz w:val="16"/>
          <w:szCs w:val="16"/>
        </w:rPr>
        <w:t>.</w:t>
      </w:r>
      <w:r w:rsidRPr="003B3649">
        <w:rPr>
          <w:i w:val="0"/>
          <w:iCs w:val="0"/>
          <w:color w:val="auto"/>
          <w:sz w:val="16"/>
          <w:szCs w:val="16"/>
        </w:rPr>
        <w:t xml:space="preserve"> Histogram of Router Fees in </w:t>
      </w:r>
      <w:r w:rsidR="003D20EE">
        <w:rPr>
          <w:i w:val="0"/>
          <w:iCs w:val="0"/>
          <w:color w:val="auto"/>
          <w:sz w:val="16"/>
          <w:szCs w:val="16"/>
        </w:rPr>
        <w:t>Millisatoshis</w:t>
      </w:r>
      <w:r w:rsidRPr="003B3649">
        <w:rPr>
          <w:i w:val="0"/>
          <w:iCs w:val="0"/>
          <w:color w:val="auto"/>
          <w:sz w:val="16"/>
          <w:szCs w:val="16"/>
        </w:rPr>
        <w:t xml:space="preserve">. Note, a fee of </w:t>
      </w:r>
      <w:r w:rsidR="003D20EE">
        <w:rPr>
          <w:i w:val="0"/>
          <w:iCs w:val="0"/>
          <w:color w:val="auto"/>
          <w:sz w:val="16"/>
          <w:szCs w:val="16"/>
        </w:rPr>
        <w:t>0 to 1,000</w:t>
      </w:r>
      <w:r w:rsidRPr="003B3649">
        <w:rPr>
          <w:i w:val="0"/>
          <w:iCs w:val="0"/>
          <w:color w:val="auto"/>
          <w:sz w:val="16"/>
          <w:szCs w:val="16"/>
        </w:rPr>
        <w:t xml:space="preserve"> </w:t>
      </w:r>
      <w:r w:rsidR="003D20EE">
        <w:rPr>
          <w:i w:val="0"/>
          <w:iCs w:val="0"/>
          <w:color w:val="auto"/>
          <w:sz w:val="16"/>
          <w:szCs w:val="16"/>
        </w:rPr>
        <w:t xml:space="preserve">Millisatoshis </w:t>
      </w:r>
      <w:r w:rsidRPr="003B3649">
        <w:rPr>
          <w:i w:val="0"/>
          <w:iCs w:val="0"/>
          <w:color w:val="auto"/>
          <w:sz w:val="16"/>
          <w:szCs w:val="16"/>
        </w:rPr>
        <w:t xml:space="preserve">is the most common fee. Also supported by our </w:t>
      </w:r>
      <w:r w:rsidR="003B3649" w:rsidRPr="003B3649">
        <w:rPr>
          <w:i w:val="0"/>
          <w:iCs w:val="0"/>
          <w:color w:val="auto"/>
          <w:sz w:val="16"/>
          <w:szCs w:val="16"/>
        </w:rPr>
        <w:t>open-source</w:t>
      </w:r>
      <w:r w:rsidRPr="003B3649">
        <w:rPr>
          <w:i w:val="0"/>
          <w:iCs w:val="0"/>
          <w:color w:val="auto"/>
          <w:sz w:val="16"/>
          <w:szCs w:val="16"/>
        </w:rPr>
        <w:t xml:space="preserve"> </w:t>
      </w:r>
      <w:r w:rsidR="00EE0250" w:rsidRPr="003B3649">
        <w:rPr>
          <w:i w:val="0"/>
          <w:iCs w:val="0"/>
          <w:color w:val="auto"/>
          <w:sz w:val="16"/>
          <w:szCs w:val="16"/>
        </w:rPr>
        <w:t>Lightning Network</w:t>
      </w:r>
      <w:r w:rsidRPr="003B3649">
        <w:rPr>
          <w:i w:val="0"/>
          <w:iCs w:val="0"/>
          <w:color w:val="auto"/>
          <w:sz w:val="16"/>
          <w:szCs w:val="16"/>
        </w:rPr>
        <w:t xml:space="preserve"> </w:t>
      </w:r>
      <w:r w:rsidR="00722D4E">
        <w:rPr>
          <w:i w:val="0"/>
          <w:iCs w:val="0"/>
          <w:color w:val="auto"/>
          <w:sz w:val="16"/>
          <w:szCs w:val="16"/>
        </w:rPr>
        <w:t>d</w:t>
      </w:r>
      <w:r w:rsidRPr="003B3649">
        <w:rPr>
          <w:i w:val="0"/>
          <w:iCs w:val="0"/>
          <w:color w:val="auto"/>
          <w:sz w:val="16"/>
          <w:szCs w:val="16"/>
        </w:rPr>
        <w:t>ata.</w:t>
      </w:r>
    </w:p>
    <w:p w14:paraId="036A3D6E" w14:textId="77777777" w:rsidR="00722D4E" w:rsidRDefault="00722D4E" w:rsidP="00722D4E"/>
    <w:p w14:paraId="790324E6" w14:textId="2AFB1171" w:rsidR="00722D4E" w:rsidRDefault="00722D4E" w:rsidP="00722D4E">
      <w:pPr>
        <w:ind w:firstLine="202"/>
        <w:jc w:val="both"/>
      </w:pPr>
      <w:r>
        <w:t>Figure 4 shows t</w:t>
      </w:r>
      <w:r w:rsidRPr="00722D4E">
        <w:t xml:space="preserve">he </w:t>
      </w:r>
      <w:r w:rsidR="003D20EE">
        <w:t xml:space="preserve">total </w:t>
      </w:r>
      <w:r w:rsidRPr="00722D4E">
        <w:t>income distribution</w:t>
      </w:r>
      <w:r>
        <w:t xml:space="preserve"> in </w:t>
      </w:r>
      <w:r w:rsidR="003D20EE">
        <w:t>Millisatoshis from simulation</w:t>
      </w:r>
      <w:r>
        <w:t xml:space="preserve">.  This indicates that most nodes earn </w:t>
      </w:r>
      <w:r w:rsidR="003D20EE">
        <w:t>between zero to one thousand Millisatoshis, which</w:t>
      </w:r>
      <w:r w:rsidR="00653433">
        <w:t xml:space="preserve"> could be the result from common router fees.</w:t>
      </w:r>
    </w:p>
    <w:p w14:paraId="6827C93F" w14:textId="77777777" w:rsidR="00722D4E" w:rsidRDefault="00722D4E" w:rsidP="00722D4E">
      <w:pPr>
        <w:ind w:firstLine="202"/>
      </w:pPr>
    </w:p>
    <w:p w14:paraId="242973DD" w14:textId="77777777" w:rsidR="00722D4E" w:rsidRPr="00722D4E" w:rsidRDefault="00722D4E" w:rsidP="00722D4E"/>
    <w:p w14:paraId="0FF566D1" w14:textId="77777777" w:rsidR="005D10C5" w:rsidRDefault="005D10C5" w:rsidP="004012D8">
      <w:pPr>
        <w:keepNext/>
        <w:jc w:val="both"/>
      </w:pPr>
      <w:r>
        <w:rPr>
          <w:noProof/>
        </w:rPr>
        <w:drawing>
          <wp:inline distT="0" distB="0" distL="0" distR="0" wp14:anchorId="70D951E1" wp14:editId="55A71356">
            <wp:extent cx="3197366" cy="233108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197366" cy="2331085"/>
                    </a:xfrm>
                    <a:prstGeom prst="rect">
                      <a:avLst/>
                    </a:prstGeom>
                  </pic:spPr>
                </pic:pic>
              </a:graphicData>
            </a:graphic>
          </wp:inline>
        </w:drawing>
      </w:r>
    </w:p>
    <w:p w14:paraId="2BA913AE" w14:textId="06D0669F" w:rsidR="003B3649" w:rsidRDefault="005D10C5" w:rsidP="003B3649">
      <w:pPr>
        <w:pStyle w:val="Caption"/>
        <w:jc w:val="both"/>
        <w:rPr>
          <w:i w:val="0"/>
          <w:iCs w:val="0"/>
          <w:color w:val="auto"/>
          <w:sz w:val="16"/>
          <w:szCs w:val="16"/>
        </w:rPr>
      </w:pPr>
      <w:r w:rsidRPr="003B3649">
        <w:rPr>
          <w:i w:val="0"/>
          <w:iCs w:val="0"/>
          <w:color w:val="auto"/>
          <w:sz w:val="16"/>
          <w:szCs w:val="16"/>
        </w:rPr>
        <w:t xml:space="preserve">Figure </w:t>
      </w:r>
      <w:r w:rsidR="00FC7B22" w:rsidRPr="003B3649">
        <w:rPr>
          <w:i w:val="0"/>
          <w:iCs w:val="0"/>
          <w:color w:val="auto"/>
          <w:sz w:val="16"/>
          <w:szCs w:val="16"/>
        </w:rPr>
        <w:fldChar w:fldCharType="begin"/>
      </w:r>
      <w:r w:rsidR="00FC7B22" w:rsidRPr="003B3649">
        <w:rPr>
          <w:i w:val="0"/>
          <w:iCs w:val="0"/>
          <w:color w:val="auto"/>
          <w:sz w:val="16"/>
          <w:szCs w:val="16"/>
        </w:rPr>
        <w:instrText xml:space="preserve"> SEQ Figure \* ARABIC </w:instrText>
      </w:r>
      <w:r w:rsidR="00FC7B22" w:rsidRPr="003B3649">
        <w:rPr>
          <w:i w:val="0"/>
          <w:iCs w:val="0"/>
          <w:color w:val="auto"/>
          <w:sz w:val="16"/>
          <w:szCs w:val="16"/>
        </w:rPr>
        <w:fldChar w:fldCharType="separate"/>
      </w:r>
      <w:r w:rsidR="001B62A5" w:rsidRPr="003B3649">
        <w:rPr>
          <w:i w:val="0"/>
          <w:iCs w:val="0"/>
          <w:noProof/>
          <w:color w:val="auto"/>
          <w:sz w:val="16"/>
          <w:szCs w:val="16"/>
        </w:rPr>
        <w:t>4</w:t>
      </w:r>
      <w:r w:rsidR="00FC7B22" w:rsidRPr="003B3649">
        <w:rPr>
          <w:i w:val="0"/>
          <w:iCs w:val="0"/>
          <w:noProof/>
          <w:color w:val="auto"/>
          <w:sz w:val="16"/>
          <w:szCs w:val="16"/>
        </w:rPr>
        <w:fldChar w:fldCharType="end"/>
      </w:r>
      <w:r w:rsidR="00BE4FAB">
        <w:rPr>
          <w:i w:val="0"/>
          <w:iCs w:val="0"/>
          <w:noProof/>
          <w:color w:val="auto"/>
          <w:sz w:val="16"/>
          <w:szCs w:val="16"/>
        </w:rPr>
        <w:t>.</w:t>
      </w:r>
      <w:r w:rsidRPr="003B3649">
        <w:rPr>
          <w:i w:val="0"/>
          <w:iCs w:val="0"/>
          <w:color w:val="auto"/>
          <w:sz w:val="16"/>
          <w:szCs w:val="16"/>
        </w:rPr>
        <w:t xml:space="preserve"> Income Distribution in </w:t>
      </w:r>
      <w:r w:rsidR="003D20EE">
        <w:rPr>
          <w:i w:val="0"/>
          <w:iCs w:val="0"/>
          <w:color w:val="auto"/>
          <w:sz w:val="16"/>
          <w:szCs w:val="16"/>
        </w:rPr>
        <w:t>Millisatoshis</w:t>
      </w:r>
      <w:r w:rsidRPr="003B3649">
        <w:rPr>
          <w:i w:val="0"/>
          <w:iCs w:val="0"/>
          <w:color w:val="auto"/>
          <w:sz w:val="16"/>
          <w:szCs w:val="16"/>
        </w:rPr>
        <w:t xml:space="preserve">: Right Tailed distribution. Because most nodes have a fee of </w:t>
      </w:r>
      <w:r w:rsidR="003D20EE">
        <w:rPr>
          <w:i w:val="0"/>
          <w:iCs w:val="0"/>
          <w:color w:val="auto"/>
          <w:sz w:val="16"/>
          <w:szCs w:val="16"/>
        </w:rPr>
        <w:t>0 to 1,000 Millisatoshis.</w:t>
      </w:r>
    </w:p>
    <w:p w14:paraId="735605E2" w14:textId="77777777" w:rsidR="003B3649" w:rsidRPr="003B3649" w:rsidRDefault="003B3649" w:rsidP="003B3649"/>
    <w:p w14:paraId="374D0995" w14:textId="262A5826" w:rsidR="00E50EE7" w:rsidRDefault="002F364A" w:rsidP="003B3649">
      <w:pPr>
        <w:ind w:firstLine="202"/>
        <w:jc w:val="both"/>
      </w:pPr>
      <w:r>
        <w:t xml:space="preserve">The LNSimulator provides </w:t>
      </w:r>
      <w:r w:rsidR="00B238FF">
        <w:t>optimal fee</w:t>
      </w:r>
      <w:r w:rsidR="00FA5132">
        <w:t xml:space="preserve"> output which is itself a simulation run in parallel </w:t>
      </w:r>
      <w:r w:rsidR="000148CA">
        <w:t xml:space="preserve">to the first simulation. The transactions take the map of the network based on path lengths and fees simulate </w:t>
      </w:r>
      <w:r w:rsidR="00895D4E">
        <w:t>where on the network the sender would be routed for lowest cost. The optimal fee then loops through the possible sources, increases their fees and determines</w:t>
      </w:r>
      <w:r w:rsidR="006E6692">
        <w:t xml:space="preserve"> if their income increases or not. If</w:t>
      </w:r>
      <w:r w:rsidR="00CB5ED3">
        <w:t xml:space="preserve"> it produces an increase in income the simulation calculates a fee difference and outputs the optimal. </w:t>
      </w:r>
    </w:p>
    <w:p w14:paraId="2A3FD81A" w14:textId="77777777" w:rsidR="001B62A5" w:rsidRDefault="001B62A5" w:rsidP="001B62A5">
      <w:pPr>
        <w:keepNext/>
      </w:pPr>
      <w:r>
        <w:rPr>
          <w:noProof/>
        </w:rPr>
        <w:lastRenderedPageBreak/>
        <w:drawing>
          <wp:inline distT="0" distB="0" distL="0" distR="0" wp14:anchorId="6DB7BF7B" wp14:editId="32DD8594">
            <wp:extent cx="3200400" cy="2272665"/>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200400" cy="2272665"/>
                    </a:xfrm>
                    <a:prstGeom prst="rect">
                      <a:avLst/>
                    </a:prstGeom>
                  </pic:spPr>
                </pic:pic>
              </a:graphicData>
            </a:graphic>
          </wp:inline>
        </w:drawing>
      </w:r>
    </w:p>
    <w:p w14:paraId="41846F90" w14:textId="7331F78D" w:rsidR="001B62A5" w:rsidRDefault="001B62A5" w:rsidP="003B3649">
      <w:pPr>
        <w:pStyle w:val="Caption"/>
        <w:jc w:val="both"/>
        <w:rPr>
          <w:i w:val="0"/>
          <w:iCs w:val="0"/>
          <w:color w:val="auto"/>
          <w:sz w:val="16"/>
          <w:szCs w:val="16"/>
        </w:rPr>
      </w:pPr>
      <w:r w:rsidRPr="003B3649">
        <w:rPr>
          <w:i w:val="0"/>
          <w:iCs w:val="0"/>
          <w:color w:val="auto"/>
          <w:sz w:val="16"/>
          <w:szCs w:val="16"/>
        </w:rPr>
        <w:t xml:space="preserve">Figure </w:t>
      </w:r>
      <w:r w:rsidR="00FC7B22" w:rsidRPr="003B3649">
        <w:rPr>
          <w:i w:val="0"/>
          <w:iCs w:val="0"/>
          <w:color w:val="auto"/>
          <w:sz w:val="16"/>
          <w:szCs w:val="16"/>
        </w:rPr>
        <w:fldChar w:fldCharType="begin"/>
      </w:r>
      <w:r w:rsidR="00FC7B22" w:rsidRPr="003B3649">
        <w:rPr>
          <w:i w:val="0"/>
          <w:iCs w:val="0"/>
          <w:color w:val="auto"/>
          <w:sz w:val="16"/>
          <w:szCs w:val="16"/>
        </w:rPr>
        <w:instrText xml:space="preserve"> SEQ Figure \* ARABIC </w:instrText>
      </w:r>
      <w:r w:rsidR="00FC7B22" w:rsidRPr="003B3649">
        <w:rPr>
          <w:i w:val="0"/>
          <w:iCs w:val="0"/>
          <w:color w:val="auto"/>
          <w:sz w:val="16"/>
          <w:szCs w:val="16"/>
        </w:rPr>
        <w:fldChar w:fldCharType="separate"/>
      </w:r>
      <w:r w:rsidRPr="003B3649">
        <w:rPr>
          <w:i w:val="0"/>
          <w:iCs w:val="0"/>
          <w:noProof/>
          <w:color w:val="auto"/>
          <w:sz w:val="16"/>
          <w:szCs w:val="16"/>
        </w:rPr>
        <w:t>5</w:t>
      </w:r>
      <w:r w:rsidR="00FC7B22" w:rsidRPr="003B3649">
        <w:rPr>
          <w:i w:val="0"/>
          <w:iCs w:val="0"/>
          <w:noProof/>
          <w:color w:val="auto"/>
          <w:sz w:val="16"/>
          <w:szCs w:val="16"/>
        </w:rPr>
        <w:fldChar w:fldCharType="end"/>
      </w:r>
      <w:r w:rsidR="00BE4FAB">
        <w:rPr>
          <w:i w:val="0"/>
          <w:iCs w:val="0"/>
          <w:noProof/>
          <w:color w:val="auto"/>
          <w:sz w:val="16"/>
          <w:szCs w:val="16"/>
        </w:rPr>
        <w:t>.</w:t>
      </w:r>
      <w:r w:rsidRPr="003B3649">
        <w:rPr>
          <w:i w:val="0"/>
          <w:iCs w:val="0"/>
          <w:color w:val="auto"/>
          <w:sz w:val="16"/>
          <w:szCs w:val="16"/>
        </w:rPr>
        <w:t xml:space="preserve"> Optimal Fee Distribution. Note, another right tailed distribution. Most optimal increases are between 0 and 4000 MilliSatoshi's.</w:t>
      </w:r>
    </w:p>
    <w:p w14:paraId="5EF2C8F1" w14:textId="77777777" w:rsidR="00FB1CBB" w:rsidRPr="00FB1CBB" w:rsidRDefault="00FB1CBB" w:rsidP="00FB1CBB"/>
    <w:p w14:paraId="3A840E89" w14:textId="77777777" w:rsidR="00016AFC" w:rsidRDefault="001B62A5" w:rsidP="00016AFC">
      <w:pPr>
        <w:jc w:val="both"/>
        <w:rPr>
          <w:ins w:id="2" w:author="Rick Fontenot" w:date="2021-07-19T07:51:00Z"/>
        </w:rPr>
      </w:pPr>
      <w:r>
        <w:tab/>
        <w:t>What does this mean for our optimizing our node</w:t>
      </w:r>
      <w:r w:rsidR="00D375CA">
        <w:t xml:space="preserve">? </w:t>
      </w:r>
      <w:r w:rsidR="00A052E7">
        <w:t xml:space="preserve">Leaving the routing fee at zero produces no income. </w:t>
      </w:r>
      <w:r w:rsidR="004858E2">
        <w:t xml:space="preserve">Exactly what fee we should start will depend on several factors. Where </w:t>
      </w:r>
      <w:r w:rsidR="000575AF">
        <w:t xml:space="preserve">our node fits into the </w:t>
      </w:r>
      <w:r w:rsidR="00EE0250">
        <w:t>Lightning Network</w:t>
      </w:r>
      <w:r w:rsidR="000575AF">
        <w:t xml:space="preserve"> play</w:t>
      </w:r>
      <w:r w:rsidR="009D1811">
        <w:t xml:space="preserve">s </w:t>
      </w:r>
      <w:r w:rsidR="000575AF">
        <w:t xml:space="preserve">a part in routing algorithm. </w:t>
      </w:r>
      <w:r w:rsidR="004E3DD7">
        <w:t xml:space="preserve">Establishing channels with active nodes will help improve our nodes position to charge a higher fee. </w:t>
      </w:r>
      <w:r w:rsidR="00E125FE">
        <w:t xml:space="preserve">Maintaining an active node will help decrease failed transaction rate. </w:t>
      </w:r>
      <w:r w:rsidR="00B43AA2">
        <w:t xml:space="preserve">Keeping </w:t>
      </w:r>
      <w:r w:rsidR="00EE0250">
        <w:t>liquidity</w:t>
      </w:r>
      <w:r w:rsidR="00DF1B69">
        <w:t xml:space="preserve"> in the</w:t>
      </w:r>
      <w:r w:rsidR="00491FD5">
        <w:t xml:space="preserve"> node also improves </w:t>
      </w:r>
      <w:r w:rsidR="006342C9">
        <w:t>volume performance</w:t>
      </w:r>
      <w:r w:rsidR="00491FD5">
        <w:t xml:space="preserve">. Nodes that are not </w:t>
      </w:r>
      <w:r w:rsidR="00F62A40">
        <w:t>adequately</w:t>
      </w:r>
      <w:r w:rsidR="00491FD5">
        <w:t xml:space="preserve"> funded cannot forward payments behind their own channel liquidity.</w:t>
      </w:r>
    </w:p>
    <w:p w14:paraId="582FBC3F" w14:textId="77777777" w:rsidR="00016AFC" w:rsidRDefault="005A53E2" w:rsidP="00016AFC">
      <w:pPr>
        <w:ind w:firstLine="202"/>
        <w:jc w:val="both"/>
        <w:rPr>
          <w:ins w:id="3" w:author="Rick Fontenot" w:date="2021-07-19T07:54:00Z"/>
        </w:rPr>
      </w:pPr>
      <w:del w:id="4" w:author="Rick Fontenot" w:date="2021-07-19T07:51:00Z">
        <w:r w:rsidDel="00016AFC">
          <w:delText xml:space="preserve"> </w:delText>
        </w:r>
      </w:del>
      <w:ins w:id="5" w:author="Rick Fontenot" w:date="2021-07-19T07:51:00Z">
        <w:r w:rsidR="00016AFC">
          <w:t>While it will take some time to establish our node and collect enough private data to analyze performance</w:t>
        </w:r>
        <w:r w:rsidR="00016AFC">
          <w:t xml:space="preserve">, analysis of the simulation data serves as a roadmap </w:t>
        </w:r>
      </w:ins>
      <w:ins w:id="6" w:author="Rick Fontenot" w:date="2021-07-19T07:52:00Z">
        <w:r w:rsidR="00016AFC">
          <w:t>for the initial priorities and direction. Rather than maximize the number of transactions on our node, we can set forth to ma</w:t>
        </w:r>
      </w:ins>
      <w:ins w:id="7" w:author="Rick Fontenot" w:date="2021-07-19T07:53:00Z">
        <w:r w:rsidR="00016AFC">
          <w:t xml:space="preserve">ximize the daily income rather than transactions. </w:t>
        </w:r>
      </w:ins>
    </w:p>
    <w:p w14:paraId="347DDA20" w14:textId="31D00E80" w:rsidR="00016AFC" w:rsidRDefault="00016AFC" w:rsidP="00016AFC">
      <w:pPr>
        <w:ind w:firstLine="202"/>
        <w:jc w:val="both"/>
        <w:rPr>
          <w:ins w:id="8" w:author="Rick Fontenot" w:date="2021-07-19T07:55:00Z"/>
        </w:rPr>
      </w:pPr>
      <w:ins w:id="9" w:author="Rick Fontenot" w:date="2021-07-19T07:55:00Z">
        <w:r>
          <w:t>C</w:t>
        </w:r>
      </w:ins>
      <w:ins w:id="10" w:author="Rick Fontenot" w:date="2021-07-19T07:54:00Z">
        <w:r>
          <w:t xml:space="preserve">apital and liquidity can be challenging to raise, </w:t>
        </w:r>
      </w:ins>
      <w:ins w:id="11" w:author="Rick Fontenot" w:date="2021-07-19T07:55:00Z">
        <w:r>
          <w:t>the good news is that a</w:t>
        </w:r>
      </w:ins>
      <w:ins w:id="12" w:author="Rick Fontenot" w:date="2021-07-19T07:53:00Z">
        <w:r>
          <w:t xml:space="preserve"> multiple linear regression shows that channel capacity is not</w:t>
        </w:r>
      </w:ins>
      <w:ins w:id="13" w:author="Rick Fontenot" w:date="2021-07-19T07:54:00Z">
        <w:r>
          <w:t xml:space="preserve"> as significant as fees and connections. </w:t>
        </w:r>
      </w:ins>
    </w:p>
    <w:p w14:paraId="15C90B63" w14:textId="77777777" w:rsidR="00016AFC" w:rsidRDefault="00016AFC" w:rsidP="00016AFC">
      <w:pPr>
        <w:ind w:firstLine="202"/>
        <w:jc w:val="both"/>
        <w:rPr>
          <w:ins w:id="14" w:author="Rick Fontenot" w:date="2021-07-19T07:55:00Z"/>
        </w:rPr>
      </w:pPr>
    </w:p>
    <w:p w14:paraId="3731CA75" w14:textId="36188800" w:rsidR="00016AFC" w:rsidRDefault="00016AFC" w:rsidP="00016AFC">
      <w:pPr>
        <w:ind w:firstLine="202"/>
        <w:jc w:val="both"/>
        <w:rPr>
          <w:ins w:id="15" w:author="Rick Fontenot" w:date="2021-07-19T07:56:00Z"/>
        </w:rPr>
      </w:pPr>
      <w:ins w:id="16" w:author="Rick Fontenot" w:date="2021-07-19T07:55:00Z">
        <w:r w:rsidRPr="00D94ADC">
          <w:drawing>
            <wp:inline distT="0" distB="0" distL="0" distR="0" wp14:anchorId="3AA42274" wp14:editId="45CAA0B2">
              <wp:extent cx="2997059" cy="1701800"/>
              <wp:effectExtent l="0" t="0" r="63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3001832" cy="1704510"/>
                      </a:xfrm>
                      <a:prstGeom prst="rect">
                        <a:avLst/>
                      </a:prstGeom>
                    </pic:spPr>
                  </pic:pic>
                </a:graphicData>
              </a:graphic>
            </wp:inline>
          </w:drawing>
        </w:r>
      </w:ins>
    </w:p>
    <w:p w14:paraId="5490264A" w14:textId="26242364" w:rsidR="00016AFC" w:rsidRDefault="00016AFC" w:rsidP="00016AFC">
      <w:pPr>
        <w:pStyle w:val="Caption"/>
        <w:jc w:val="both"/>
        <w:rPr>
          <w:ins w:id="17" w:author="Rick Fontenot" w:date="2021-07-19T07:57:00Z"/>
          <w:i w:val="0"/>
          <w:iCs w:val="0"/>
          <w:color w:val="auto"/>
          <w:sz w:val="16"/>
          <w:szCs w:val="16"/>
        </w:rPr>
      </w:pPr>
      <w:ins w:id="18" w:author="Rick Fontenot" w:date="2021-07-19T07:56:00Z">
        <w:r w:rsidRPr="003B3649">
          <w:rPr>
            <w:i w:val="0"/>
            <w:iCs w:val="0"/>
            <w:color w:val="auto"/>
            <w:sz w:val="16"/>
            <w:szCs w:val="16"/>
          </w:rPr>
          <w:t xml:space="preserve">Figure </w:t>
        </w:r>
      </w:ins>
      <w:ins w:id="19" w:author="Rick Fontenot" w:date="2021-07-19T08:00:00Z">
        <w:r w:rsidR="006F003E">
          <w:rPr>
            <w:i w:val="0"/>
            <w:iCs w:val="0"/>
            <w:color w:val="auto"/>
            <w:sz w:val="16"/>
            <w:szCs w:val="16"/>
          </w:rPr>
          <w:t>6</w:t>
        </w:r>
      </w:ins>
      <w:ins w:id="20" w:author="Rick Fontenot" w:date="2021-07-19T07:56:00Z">
        <w:r>
          <w:rPr>
            <w:i w:val="0"/>
            <w:iCs w:val="0"/>
            <w:noProof/>
            <w:color w:val="auto"/>
            <w:sz w:val="16"/>
            <w:szCs w:val="16"/>
          </w:rPr>
          <w:t>.</w:t>
        </w:r>
        <w:r w:rsidRPr="003B3649">
          <w:rPr>
            <w:i w:val="0"/>
            <w:iCs w:val="0"/>
            <w:color w:val="auto"/>
            <w:sz w:val="16"/>
            <w:szCs w:val="16"/>
          </w:rPr>
          <w:t xml:space="preserve"> </w:t>
        </w:r>
        <w:r>
          <w:rPr>
            <w:i w:val="0"/>
            <w:iCs w:val="0"/>
            <w:color w:val="auto"/>
            <w:sz w:val="16"/>
            <w:szCs w:val="16"/>
          </w:rPr>
          <w:t>MLR of daily income vs. Fees, Connections, and capacity</w:t>
        </w:r>
        <w:r w:rsidRPr="003B3649">
          <w:rPr>
            <w:i w:val="0"/>
            <w:iCs w:val="0"/>
            <w:color w:val="auto"/>
            <w:sz w:val="16"/>
            <w:szCs w:val="16"/>
          </w:rPr>
          <w:t xml:space="preserve">. Note, </w:t>
        </w:r>
        <w:r>
          <w:rPr>
            <w:i w:val="0"/>
            <w:iCs w:val="0"/>
            <w:color w:val="auto"/>
            <w:sz w:val="16"/>
            <w:szCs w:val="16"/>
          </w:rPr>
          <w:t>with a p-value of 0.173, capacity is not sig</w:t>
        </w:r>
      </w:ins>
      <w:ins w:id="21" w:author="Rick Fontenot" w:date="2021-07-19T07:57:00Z">
        <w:r>
          <w:rPr>
            <w:i w:val="0"/>
            <w:iCs w:val="0"/>
            <w:color w:val="auto"/>
            <w:sz w:val="16"/>
            <w:szCs w:val="16"/>
          </w:rPr>
          <w:t>nificant.</w:t>
        </w:r>
      </w:ins>
    </w:p>
    <w:p w14:paraId="3B70B6D7" w14:textId="6D6F866E" w:rsidR="00016AFC" w:rsidRDefault="00016AFC" w:rsidP="00016AFC">
      <w:pPr>
        <w:rPr>
          <w:ins w:id="22" w:author="Rick Fontenot" w:date="2021-07-19T08:00:00Z"/>
        </w:rPr>
      </w:pPr>
      <w:ins w:id="23" w:author="Rick Fontenot" w:date="2021-07-19T07:57:00Z">
        <w:r>
          <w:t xml:space="preserve">80.9% of the variation in daily income is explained by Connections, base fee, </w:t>
        </w:r>
      </w:ins>
      <w:ins w:id="24" w:author="Rick Fontenot" w:date="2021-07-19T07:58:00Z">
        <w:r>
          <w:t xml:space="preserve">and fee rate. </w:t>
        </w:r>
      </w:ins>
      <w:ins w:id="25" w:author="Rick Fontenot" w:date="2021-07-19T07:59:00Z">
        <w:r w:rsidR="006F003E">
          <w:t xml:space="preserve">The amount of connections your node establishes to other nodes </w:t>
        </w:r>
      </w:ins>
      <w:ins w:id="26" w:author="Rick Fontenot" w:date="2021-07-19T08:00:00Z">
        <w:r w:rsidR="006F003E">
          <w:t>has the strongest correlation with daily income</w:t>
        </w:r>
      </w:ins>
      <w:ins w:id="27" w:author="Rick Fontenot" w:date="2021-07-19T08:01:00Z">
        <w:r w:rsidR="006F003E">
          <w:t xml:space="preserve">, with 100 connections needed to reach a median income of 20 </w:t>
        </w:r>
        <w:proofErr w:type="spellStart"/>
        <w:r w:rsidR="006F003E">
          <w:t>satoshi’s</w:t>
        </w:r>
        <w:proofErr w:type="spellEnd"/>
        <w:r w:rsidR="006F003E">
          <w:t xml:space="preserve"> per day.</w:t>
        </w:r>
      </w:ins>
    </w:p>
    <w:p w14:paraId="484E6484" w14:textId="0DA4CB1A" w:rsidR="006F003E" w:rsidRDefault="006F003E" w:rsidP="006F003E">
      <w:pPr>
        <w:jc w:val="center"/>
        <w:rPr>
          <w:ins w:id="28" w:author="Rick Fontenot" w:date="2021-07-19T08:00:00Z"/>
        </w:rPr>
      </w:pPr>
      <w:ins w:id="29" w:author="Rick Fontenot" w:date="2021-07-19T08:00:00Z">
        <w:r w:rsidRPr="004214A1">
          <w:drawing>
            <wp:inline distT="0" distB="0" distL="0" distR="0" wp14:anchorId="0DC27024" wp14:editId="3E6C8825">
              <wp:extent cx="2768600" cy="1996306"/>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stretch>
                        <a:fillRect/>
                      </a:stretch>
                    </pic:blipFill>
                    <pic:spPr>
                      <a:xfrm>
                        <a:off x="0" y="0"/>
                        <a:ext cx="2777138" cy="2002463"/>
                      </a:xfrm>
                      <a:prstGeom prst="rect">
                        <a:avLst/>
                      </a:prstGeom>
                    </pic:spPr>
                  </pic:pic>
                </a:graphicData>
              </a:graphic>
            </wp:inline>
          </w:drawing>
        </w:r>
      </w:ins>
    </w:p>
    <w:p w14:paraId="1547CD8D" w14:textId="0F383AC0" w:rsidR="006F003E" w:rsidRDefault="006F003E" w:rsidP="006F003E">
      <w:pPr>
        <w:pStyle w:val="Caption"/>
        <w:jc w:val="both"/>
        <w:rPr>
          <w:ins w:id="30" w:author="Rick Fontenot" w:date="2021-07-19T08:02:00Z"/>
          <w:i w:val="0"/>
          <w:iCs w:val="0"/>
          <w:color w:val="auto"/>
          <w:sz w:val="16"/>
          <w:szCs w:val="16"/>
        </w:rPr>
      </w:pPr>
      <w:ins w:id="31" w:author="Rick Fontenot" w:date="2021-07-19T08:00:00Z">
        <w:r w:rsidRPr="003B3649">
          <w:rPr>
            <w:i w:val="0"/>
            <w:iCs w:val="0"/>
            <w:color w:val="auto"/>
            <w:sz w:val="16"/>
            <w:szCs w:val="16"/>
          </w:rPr>
          <w:t xml:space="preserve">Figure </w:t>
        </w:r>
        <w:r>
          <w:rPr>
            <w:i w:val="0"/>
            <w:iCs w:val="0"/>
            <w:color w:val="auto"/>
            <w:sz w:val="16"/>
            <w:szCs w:val="16"/>
          </w:rPr>
          <w:t>7</w:t>
        </w:r>
        <w:r>
          <w:rPr>
            <w:i w:val="0"/>
            <w:iCs w:val="0"/>
            <w:noProof/>
            <w:color w:val="auto"/>
            <w:sz w:val="16"/>
            <w:szCs w:val="16"/>
          </w:rPr>
          <w:t>.</w:t>
        </w:r>
        <w:r w:rsidRPr="003B3649">
          <w:rPr>
            <w:i w:val="0"/>
            <w:iCs w:val="0"/>
            <w:color w:val="auto"/>
            <w:sz w:val="16"/>
            <w:szCs w:val="16"/>
          </w:rPr>
          <w:t xml:space="preserve"> </w:t>
        </w:r>
      </w:ins>
      <w:ins w:id="32" w:author="Rick Fontenot" w:date="2021-07-19T08:01:00Z">
        <w:r>
          <w:rPr>
            <w:i w:val="0"/>
            <w:iCs w:val="0"/>
            <w:color w:val="auto"/>
            <w:sz w:val="16"/>
            <w:szCs w:val="16"/>
          </w:rPr>
          <w:t>increasing node connections strongly correlates to daily income</w:t>
        </w:r>
      </w:ins>
    </w:p>
    <w:p w14:paraId="7B3280F5" w14:textId="3A58CA5E" w:rsidR="006F003E" w:rsidRDefault="006F003E" w:rsidP="006F003E">
      <w:pPr>
        <w:rPr>
          <w:ins w:id="33" w:author="Rick Fontenot" w:date="2021-07-19T08:04:00Z"/>
        </w:rPr>
      </w:pPr>
      <w:ins w:id="34" w:author="Rick Fontenot" w:date="2021-07-19T08:02:00Z">
        <w:r>
          <w:t xml:space="preserve">While most nodes have a base fee of zero or 1,000 </w:t>
        </w:r>
      </w:ins>
      <w:proofErr w:type="spellStart"/>
      <w:ins w:id="35" w:author="Rick Fontenot" w:date="2021-07-19T08:03:00Z">
        <w:r>
          <w:t>millisatoshi</w:t>
        </w:r>
        <w:proofErr w:type="spellEnd"/>
        <w:r>
          <w:t>, keeping the base fee low vs competing nodes does not si</w:t>
        </w:r>
      </w:ins>
      <w:ins w:id="36" w:author="Rick Fontenot" w:date="2021-07-19T08:04:00Z">
        <w:r>
          <w:t>gnificantly increase daily income even if the number of transactions increase. Setting the base fee at 800 appears to produce the highest income.</w:t>
        </w:r>
      </w:ins>
    </w:p>
    <w:p w14:paraId="7B583BCE" w14:textId="051FEEE4" w:rsidR="006F003E" w:rsidRDefault="006F003E" w:rsidP="006F003E">
      <w:pPr>
        <w:rPr>
          <w:ins w:id="37" w:author="Rick Fontenot" w:date="2021-07-19T08:05:00Z"/>
        </w:rPr>
      </w:pPr>
    </w:p>
    <w:p w14:paraId="351C447F" w14:textId="187C814C" w:rsidR="006F003E" w:rsidRPr="006F003E" w:rsidRDefault="006F003E" w:rsidP="006F003E">
      <w:pPr>
        <w:jc w:val="center"/>
        <w:rPr>
          <w:ins w:id="38" w:author="Rick Fontenot" w:date="2021-07-19T08:00:00Z"/>
          <w:rPrChange w:id="39" w:author="Rick Fontenot" w:date="2021-07-19T08:02:00Z">
            <w:rPr>
              <w:ins w:id="40" w:author="Rick Fontenot" w:date="2021-07-19T08:00:00Z"/>
              <w:i w:val="0"/>
              <w:iCs w:val="0"/>
              <w:color w:val="auto"/>
              <w:sz w:val="16"/>
              <w:szCs w:val="16"/>
            </w:rPr>
          </w:rPrChange>
        </w:rPr>
        <w:pPrChange w:id="41" w:author="Rick Fontenot" w:date="2021-07-19T08:05:00Z">
          <w:pPr>
            <w:pStyle w:val="Caption"/>
            <w:jc w:val="both"/>
          </w:pPr>
        </w:pPrChange>
      </w:pPr>
      <w:ins w:id="42" w:author="Rick Fontenot" w:date="2021-07-19T08:05:00Z">
        <w:r w:rsidRPr="004214A1">
          <w:drawing>
            <wp:inline distT="0" distB="0" distL="0" distR="0" wp14:anchorId="7B790D2F" wp14:editId="5D321303">
              <wp:extent cx="2758774" cy="19685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6"/>
                      <a:stretch>
                        <a:fillRect/>
                      </a:stretch>
                    </pic:blipFill>
                    <pic:spPr>
                      <a:xfrm>
                        <a:off x="0" y="0"/>
                        <a:ext cx="2761042" cy="1970119"/>
                      </a:xfrm>
                      <a:prstGeom prst="rect">
                        <a:avLst/>
                      </a:prstGeom>
                    </pic:spPr>
                  </pic:pic>
                </a:graphicData>
              </a:graphic>
            </wp:inline>
          </w:drawing>
        </w:r>
      </w:ins>
    </w:p>
    <w:p w14:paraId="4D12249F" w14:textId="16AAFF15" w:rsidR="006F003E" w:rsidRDefault="006F003E" w:rsidP="006F003E">
      <w:pPr>
        <w:pStyle w:val="Caption"/>
        <w:jc w:val="both"/>
        <w:rPr>
          <w:ins w:id="43" w:author="Rick Fontenot" w:date="2021-07-19T08:06:00Z"/>
          <w:i w:val="0"/>
          <w:iCs w:val="0"/>
          <w:color w:val="auto"/>
          <w:sz w:val="16"/>
          <w:szCs w:val="16"/>
        </w:rPr>
      </w:pPr>
      <w:ins w:id="44" w:author="Rick Fontenot" w:date="2021-07-19T08:05:00Z">
        <w:r w:rsidRPr="003B3649">
          <w:rPr>
            <w:i w:val="0"/>
            <w:iCs w:val="0"/>
            <w:color w:val="auto"/>
            <w:sz w:val="16"/>
            <w:szCs w:val="16"/>
          </w:rPr>
          <w:t xml:space="preserve">Figure </w:t>
        </w:r>
        <w:r>
          <w:rPr>
            <w:i w:val="0"/>
            <w:iCs w:val="0"/>
            <w:color w:val="auto"/>
            <w:sz w:val="16"/>
            <w:szCs w:val="16"/>
          </w:rPr>
          <w:t>8</w:t>
        </w:r>
        <w:r>
          <w:rPr>
            <w:i w:val="0"/>
            <w:iCs w:val="0"/>
            <w:noProof/>
            <w:color w:val="auto"/>
            <w:sz w:val="16"/>
            <w:szCs w:val="16"/>
          </w:rPr>
          <w:t>.</w:t>
        </w:r>
        <w:r w:rsidRPr="003B3649">
          <w:rPr>
            <w:i w:val="0"/>
            <w:iCs w:val="0"/>
            <w:color w:val="auto"/>
            <w:sz w:val="16"/>
            <w:szCs w:val="16"/>
          </w:rPr>
          <w:t xml:space="preserve"> </w:t>
        </w:r>
        <w:r>
          <w:rPr>
            <w:i w:val="0"/>
            <w:iCs w:val="0"/>
            <w:color w:val="auto"/>
            <w:sz w:val="16"/>
            <w:szCs w:val="16"/>
          </w:rPr>
          <w:t>Base fee vs. daily income does not exhibit a strong linear</w:t>
        </w:r>
      </w:ins>
      <w:ins w:id="45" w:author="Rick Fontenot" w:date="2021-07-19T08:06:00Z">
        <w:r>
          <w:rPr>
            <w:i w:val="0"/>
            <w:iCs w:val="0"/>
            <w:color w:val="auto"/>
            <w:sz w:val="16"/>
            <w:szCs w:val="16"/>
          </w:rPr>
          <w:t xml:space="preserve"> correlation, fee of 800 </w:t>
        </w:r>
        <w:proofErr w:type="spellStart"/>
        <w:r>
          <w:rPr>
            <w:i w:val="0"/>
            <w:iCs w:val="0"/>
            <w:color w:val="auto"/>
            <w:sz w:val="16"/>
            <w:szCs w:val="16"/>
          </w:rPr>
          <w:t>millisatoshi</w:t>
        </w:r>
        <w:proofErr w:type="spellEnd"/>
        <w:r>
          <w:rPr>
            <w:i w:val="0"/>
            <w:iCs w:val="0"/>
            <w:color w:val="auto"/>
            <w:sz w:val="16"/>
            <w:szCs w:val="16"/>
          </w:rPr>
          <w:t xml:space="preserve"> may be best starting point</w:t>
        </w:r>
      </w:ins>
    </w:p>
    <w:p w14:paraId="39088A31" w14:textId="2AF5403D" w:rsidR="006F003E" w:rsidRDefault="006F003E" w:rsidP="006F003E">
      <w:pPr>
        <w:rPr>
          <w:ins w:id="46" w:author="Rick Fontenot" w:date="2021-07-19T08:08:00Z"/>
        </w:rPr>
      </w:pPr>
      <w:ins w:id="47" w:author="Rick Fontenot" w:date="2021-07-19T08:06:00Z">
        <w:r>
          <w:tab/>
          <w:t xml:space="preserve">The fee rate which generates income as </w:t>
        </w:r>
      </w:ins>
      <w:ins w:id="48" w:author="Rick Fontenot" w:date="2021-07-19T08:07:00Z">
        <w:r>
          <w:t>a multiplier to the transaction amount does show reduced daily income with increasing fee rates. It</w:t>
        </w:r>
      </w:ins>
      <w:ins w:id="49" w:author="Rick Fontenot" w:date="2021-07-19T08:08:00Z">
        <w:r>
          <w:t xml:space="preserve"> appears that setting a fee rate between 1 and 2 will maximize daily income</w:t>
        </w:r>
      </w:ins>
    </w:p>
    <w:p w14:paraId="1DAE34A3" w14:textId="3F2607D7" w:rsidR="006F003E" w:rsidRDefault="006F003E" w:rsidP="006F003E">
      <w:pPr>
        <w:rPr>
          <w:ins w:id="50" w:author="Rick Fontenot" w:date="2021-07-19T08:08:00Z"/>
        </w:rPr>
      </w:pPr>
    </w:p>
    <w:p w14:paraId="3107868B" w14:textId="41154303" w:rsidR="006F003E" w:rsidRDefault="006F003E" w:rsidP="006F003E">
      <w:pPr>
        <w:jc w:val="center"/>
        <w:rPr>
          <w:ins w:id="51" w:author="Rick Fontenot" w:date="2021-07-19T08:06:00Z"/>
        </w:rPr>
        <w:pPrChange w:id="52" w:author="Rick Fontenot" w:date="2021-07-19T08:08:00Z">
          <w:pPr/>
        </w:pPrChange>
      </w:pPr>
      <w:ins w:id="53" w:author="Rick Fontenot" w:date="2021-07-19T08:08:00Z">
        <w:r w:rsidRPr="004214A1">
          <w:drawing>
            <wp:inline distT="0" distB="0" distL="0" distR="0" wp14:anchorId="67B8B3E3" wp14:editId="1D5D168F">
              <wp:extent cx="2768600" cy="1996306"/>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a:stretch>
                        <a:fillRect/>
                      </a:stretch>
                    </pic:blipFill>
                    <pic:spPr>
                      <a:xfrm>
                        <a:off x="0" y="0"/>
                        <a:ext cx="2771595" cy="1998466"/>
                      </a:xfrm>
                      <a:prstGeom prst="rect">
                        <a:avLst/>
                      </a:prstGeom>
                    </pic:spPr>
                  </pic:pic>
                </a:graphicData>
              </a:graphic>
            </wp:inline>
          </w:drawing>
        </w:r>
      </w:ins>
    </w:p>
    <w:p w14:paraId="70DEBCE2" w14:textId="437FC46B" w:rsidR="006F003E" w:rsidRDefault="006F003E" w:rsidP="006F003E">
      <w:pPr>
        <w:pStyle w:val="Caption"/>
        <w:jc w:val="both"/>
        <w:rPr>
          <w:ins w:id="54" w:author="Rick Fontenot" w:date="2021-07-19T08:08:00Z"/>
          <w:i w:val="0"/>
          <w:iCs w:val="0"/>
          <w:color w:val="auto"/>
          <w:sz w:val="16"/>
          <w:szCs w:val="16"/>
        </w:rPr>
      </w:pPr>
      <w:ins w:id="55" w:author="Rick Fontenot" w:date="2021-07-19T08:08:00Z">
        <w:r w:rsidRPr="003B3649">
          <w:rPr>
            <w:i w:val="0"/>
            <w:iCs w:val="0"/>
            <w:color w:val="auto"/>
            <w:sz w:val="16"/>
            <w:szCs w:val="16"/>
          </w:rPr>
          <w:t xml:space="preserve">Figure </w:t>
        </w:r>
        <w:r>
          <w:rPr>
            <w:i w:val="0"/>
            <w:iCs w:val="0"/>
            <w:color w:val="auto"/>
            <w:sz w:val="16"/>
            <w:szCs w:val="16"/>
          </w:rPr>
          <w:t>9</w:t>
        </w:r>
        <w:r>
          <w:rPr>
            <w:i w:val="0"/>
            <w:iCs w:val="0"/>
            <w:noProof/>
            <w:color w:val="auto"/>
            <w:sz w:val="16"/>
            <w:szCs w:val="16"/>
          </w:rPr>
          <w:t>.</w:t>
        </w:r>
        <w:r w:rsidRPr="003B3649">
          <w:rPr>
            <w:i w:val="0"/>
            <w:iCs w:val="0"/>
            <w:color w:val="auto"/>
            <w:sz w:val="16"/>
            <w:szCs w:val="16"/>
          </w:rPr>
          <w:t xml:space="preserve"> </w:t>
        </w:r>
        <w:r>
          <w:rPr>
            <w:i w:val="0"/>
            <w:iCs w:val="0"/>
            <w:color w:val="auto"/>
            <w:sz w:val="16"/>
            <w:szCs w:val="16"/>
          </w:rPr>
          <w:t xml:space="preserve">Increasing fee rate </w:t>
        </w:r>
      </w:ins>
      <w:ins w:id="56" w:author="Rick Fontenot" w:date="2021-07-19T08:09:00Z">
        <w:r>
          <w:rPr>
            <w:i w:val="0"/>
            <w:iCs w:val="0"/>
            <w:color w:val="auto"/>
            <w:sz w:val="16"/>
            <w:szCs w:val="16"/>
          </w:rPr>
          <w:t>lowers daily income</w:t>
        </w:r>
      </w:ins>
    </w:p>
    <w:p w14:paraId="7BF8B084" w14:textId="77777777" w:rsidR="006F003E" w:rsidRPr="006F003E" w:rsidRDefault="006F003E" w:rsidP="006F003E">
      <w:pPr>
        <w:rPr>
          <w:ins w:id="57" w:author="Rick Fontenot" w:date="2021-07-19T08:05:00Z"/>
          <w:rPrChange w:id="58" w:author="Rick Fontenot" w:date="2021-07-19T08:06:00Z">
            <w:rPr>
              <w:ins w:id="59" w:author="Rick Fontenot" w:date="2021-07-19T08:05:00Z"/>
              <w:i w:val="0"/>
              <w:iCs w:val="0"/>
              <w:color w:val="auto"/>
              <w:sz w:val="16"/>
              <w:szCs w:val="16"/>
            </w:rPr>
          </w:rPrChange>
        </w:rPr>
        <w:pPrChange w:id="60" w:author="Rick Fontenot" w:date="2021-07-19T08:06:00Z">
          <w:pPr>
            <w:pStyle w:val="Caption"/>
            <w:jc w:val="both"/>
          </w:pPr>
        </w:pPrChange>
      </w:pPr>
    </w:p>
    <w:p w14:paraId="06105A66" w14:textId="77777777" w:rsidR="006F003E" w:rsidRPr="00016AFC" w:rsidRDefault="006F003E" w:rsidP="006F003E">
      <w:pPr>
        <w:jc w:val="center"/>
        <w:rPr>
          <w:ins w:id="61" w:author="Rick Fontenot" w:date="2021-07-19T07:56:00Z"/>
          <w:rPrChange w:id="62" w:author="Rick Fontenot" w:date="2021-07-19T07:57:00Z">
            <w:rPr>
              <w:ins w:id="63" w:author="Rick Fontenot" w:date="2021-07-19T07:56:00Z"/>
              <w:i w:val="0"/>
              <w:iCs w:val="0"/>
              <w:color w:val="auto"/>
              <w:sz w:val="16"/>
              <w:szCs w:val="16"/>
            </w:rPr>
          </w:rPrChange>
        </w:rPr>
        <w:pPrChange w:id="64" w:author="Rick Fontenot" w:date="2021-07-19T08:00:00Z">
          <w:pPr>
            <w:pStyle w:val="Caption"/>
            <w:jc w:val="both"/>
          </w:pPr>
        </w:pPrChange>
      </w:pPr>
    </w:p>
    <w:p w14:paraId="66263C5E" w14:textId="77777777" w:rsidR="00016AFC" w:rsidRDefault="00016AFC" w:rsidP="00016AFC">
      <w:pPr>
        <w:ind w:firstLine="202"/>
        <w:jc w:val="both"/>
        <w:rPr>
          <w:ins w:id="65" w:author="Rick Fontenot" w:date="2021-07-19T07:51:00Z"/>
        </w:rPr>
        <w:pPrChange w:id="66" w:author="Rick Fontenot" w:date="2021-07-19T07:55:00Z">
          <w:pPr>
            <w:jc w:val="both"/>
          </w:pPr>
        </w:pPrChange>
      </w:pPr>
    </w:p>
    <w:p w14:paraId="46F40C4C" w14:textId="5B25C99A" w:rsidR="001B62A5" w:rsidRDefault="005A53E2" w:rsidP="004012D8">
      <w:pPr>
        <w:jc w:val="both"/>
      </w:pPr>
      <w:del w:id="67" w:author="Rick Fontenot" w:date="2021-07-19T07:51:00Z">
        <w:r w:rsidDel="00016AFC">
          <w:delText xml:space="preserve">Unfortunately, </w:delText>
        </w:r>
        <w:r w:rsidR="00652977" w:rsidDel="00016AFC">
          <w:delText xml:space="preserve">the team ran out time. </w:delText>
        </w:r>
      </w:del>
    </w:p>
    <w:p w14:paraId="30B040A1" w14:textId="77777777" w:rsidR="005879F4" w:rsidRDefault="00652977" w:rsidP="004012D8">
      <w:pPr>
        <w:jc w:val="both"/>
        <w:rPr>
          <w:ins w:id="68" w:author="Rick Fontenot" w:date="2021-07-19T08:12:00Z"/>
        </w:rPr>
      </w:pPr>
      <w:r>
        <w:tab/>
        <w:t xml:space="preserve">The learning </w:t>
      </w:r>
      <w:r w:rsidR="00170261">
        <w:t xml:space="preserve">was steep and </w:t>
      </w:r>
      <w:del w:id="69" w:author="Rick Fontenot" w:date="2021-07-19T08:11:00Z">
        <w:r w:rsidR="00170261" w:rsidDel="005879F4">
          <w:delText>our missteps were ta</w:delText>
        </w:r>
        <w:r w:rsidR="00736B8D" w:rsidDel="005879F4">
          <w:delText>ken</w:delText>
        </w:r>
      </w:del>
      <w:ins w:id="70" w:author="Rick Fontenot" w:date="2021-07-19T08:11:00Z">
        <w:r w:rsidR="005879F4">
          <w:t xml:space="preserve">building our own node proved to take longer than expected to start generating internal </w:t>
        </w:r>
        <w:proofErr w:type="gramStart"/>
        <w:r w:rsidR="005879F4">
          <w:t>data.</w:t>
        </w:r>
      </w:ins>
      <w:r w:rsidR="00736B8D">
        <w:t>.</w:t>
      </w:r>
      <w:proofErr w:type="gramEnd"/>
      <w:r w:rsidR="00736B8D">
        <w:t xml:space="preserve"> </w:t>
      </w:r>
      <w:r w:rsidR="00F8141D">
        <w:t xml:space="preserve">Bitcoin is only a </w:t>
      </w:r>
      <w:proofErr w:type="gramStart"/>
      <w:r w:rsidR="00F8141D">
        <w:t>10 year old</w:t>
      </w:r>
      <w:proofErr w:type="gramEnd"/>
      <w:r w:rsidR="00F8141D">
        <w:t xml:space="preserve"> technology and the lightning network is less than half that</w:t>
      </w:r>
      <w:r w:rsidR="008515F5">
        <w:t xml:space="preserve"> age. Exploring </w:t>
      </w:r>
      <w:r w:rsidR="004C0107">
        <w:t xml:space="preserve">different node packages took time. </w:t>
      </w:r>
      <w:r w:rsidR="00EC2B1B">
        <w:t>Synching the nodes to the blockchain was another large hurdle that ate away out our time.</w:t>
      </w:r>
      <w:r w:rsidR="00F27841">
        <w:t xml:space="preserve"> Finding the data sets </w:t>
      </w:r>
      <w:r w:rsidR="00A0205F">
        <w:t xml:space="preserve">was another brute force activity. Despite these </w:t>
      </w:r>
      <w:proofErr w:type="spellStart"/>
      <w:proofErr w:type="gramStart"/>
      <w:r w:rsidR="00A0205F">
        <w:t>set backs</w:t>
      </w:r>
      <w:proofErr w:type="spellEnd"/>
      <w:proofErr w:type="gramEnd"/>
      <w:r w:rsidR="00953574">
        <w:t xml:space="preserve"> the team </w:t>
      </w:r>
      <w:ins w:id="71" w:author="Rick Fontenot" w:date="2021-07-19T08:12:00Z">
        <w:r w:rsidR="005879F4">
          <w:t xml:space="preserve">now </w:t>
        </w:r>
      </w:ins>
      <w:r w:rsidR="00953574">
        <w:t xml:space="preserve">has </w:t>
      </w:r>
      <w:del w:id="72" w:author="Rick Fontenot" w:date="2021-07-19T08:12:00Z">
        <w:r w:rsidR="00953574" w:rsidDel="005879F4">
          <w:delText>laid out a</w:delText>
        </w:r>
      </w:del>
      <w:ins w:id="73" w:author="Rick Fontenot" w:date="2021-07-19T08:12:00Z">
        <w:r w:rsidR="005879F4">
          <w:t>an active node</w:t>
        </w:r>
      </w:ins>
      <w:r w:rsidR="00953574">
        <w:t xml:space="preserve"> </w:t>
      </w:r>
      <w:ins w:id="74" w:author="Rick Fontenot" w:date="2021-07-19T08:12:00Z">
        <w:r w:rsidR="005879F4">
          <w:t xml:space="preserve">and </w:t>
        </w:r>
      </w:ins>
      <w:r w:rsidR="00953574">
        <w:t xml:space="preserve">foundation of research that can be built upon for further study. </w:t>
      </w:r>
    </w:p>
    <w:p w14:paraId="1F4351E8" w14:textId="4CAE99ED" w:rsidR="00652977" w:rsidRDefault="005879F4" w:rsidP="004012D8">
      <w:pPr>
        <w:jc w:val="both"/>
      </w:pPr>
      <w:ins w:id="75" w:author="Rick Fontenot" w:date="2021-07-19T08:12:00Z">
        <w:r>
          <w:tab/>
          <w:t xml:space="preserve">Based on this research </w:t>
        </w:r>
      </w:ins>
      <w:ins w:id="76" w:author="Rick Fontenot" w:date="2021-07-19T08:13:00Z">
        <w:r>
          <w:t xml:space="preserve">and analysis we have set our base fee to 800 </w:t>
        </w:r>
        <w:proofErr w:type="spellStart"/>
        <w:r>
          <w:t>millisatoshi</w:t>
        </w:r>
        <w:proofErr w:type="spellEnd"/>
        <w:r>
          <w:t xml:space="preserve">, our fee rate to 2 </w:t>
        </w:r>
        <w:proofErr w:type="spellStart"/>
        <w:r>
          <w:t>millisatoshi</w:t>
        </w:r>
        <w:proofErr w:type="spellEnd"/>
        <w:r>
          <w:t xml:space="preserve">, and is beginning to establish node connections with a capacity </w:t>
        </w:r>
      </w:ins>
      <w:ins w:id="77" w:author="Rick Fontenot" w:date="2021-07-19T08:14:00Z">
        <w:r>
          <w:t xml:space="preserve">of 60,000 </w:t>
        </w:r>
        <w:proofErr w:type="spellStart"/>
        <w:r>
          <w:t>satoshi</w:t>
        </w:r>
        <w:proofErr w:type="spellEnd"/>
        <w:r>
          <w:t xml:space="preserve"> (approximately $18.50). By understanding that larger capacities do not strongly affect daily income, limiting our capacity will </w:t>
        </w:r>
      </w:ins>
      <w:ins w:id="78" w:author="Rick Fontenot" w:date="2021-07-19T08:15:00Z">
        <w:r>
          <w:t>spread</w:t>
        </w:r>
      </w:ins>
      <w:ins w:id="79" w:author="Rick Fontenot" w:date="2021-07-19T08:14:00Z">
        <w:r>
          <w:t xml:space="preserve"> our capital</w:t>
        </w:r>
      </w:ins>
      <w:ins w:id="80" w:author="Rick Fontenot" w:date="2021-07-19T08:15:00Z">
        <w:r>
          <w:t xml:space="preserve"> across establishing more connections which is a stronger driver to daily income. Upon running the node with these parameters, we can establish more</w:t>
        </w:r>
      </w:ins>
      <w:ins w:id="81" w:author="Rick Fontenot" w:date="2021-07-19T08:16:00Z">
        <w:r>
          <w:t xml:space="preserve"> detailed internal data then over time vary our fees and capacity to study further improvements. </w:t>
        </w:r>
      </w:ins>
      <w:r w:rsidR="00953574">
        <w:t xml:space="preserve">Should we or other researchers decide to explore this topic </w:t>
      </w:r>
      <w:r w:rsidR="004F5BB8">
        <w:t xml:space="preserve">our work provides </w:t>
      </w:r>
      <w:r w:rsidR="00B753E9">
        <w:t>a methodology for continuing the research.</w:t>
      </w:r>
    </w:p>
    <w:p w14:paraId="781C5D3D" w14:textId="77777777" w:rsidR="00FB1CBB" w:rsidRDefault="00FB1CBB" w:rsidP="004012D8">
      <w:pPr>
        <w:jc w:val="both"/>
      </w:pPr>
    </w:p>
    <w:p w14:paraId="60DE4CE4" w14:textId="5CBDF1D4" w:rsidR="005D72BB" w:rsidRDefault="00FB1CBB" w:rsidP="00FB1CBB">
      <w:pPr>
        <w:jc w:val="both"/>
      </w:pPr>
      <w:r>
        <w:tab/>
        <w:t xml:space="preserve">We release the source code of our research and final paper for further research at </w:t>
      </w:r>
      <w:r w:rsidRPr="00FB1CBB">
        <w:t>https://github.com/JosephLazarus/</w:t>
      </w:r>
      <w:r>
        <w:br/>
      </w:r>
      <w:proofErr w:type="spellStart"/>
      <w:r w:rsidRPr="00FB1CBB">
        <w:t>JosephLazarus</w:t>
      </w:r>
      <w:proofErr w:type="spellEnd"/>
      <w:r w:rsidRPr="00FB1CBB">
        <w:t>-bitcoin-lightning-node-database</w:t>
      </w:r>
    </w:p>
    <w:p w14:paraId="4B38B918" w14:textId="77777777" w:rsidR="00E97402" w:rsidRDefault="00E97402">
      <w:pPr>
        <w:pStyle w:val="ReferenceHead"/>
      </w:pPr>
      <w:r>
        <w:t>References</w:t>
      </w:r>
    </w:p>
    <w:p w14:paraId="445B6EA7" w14:textId="67625ABA" w:rsidR="008E36F7" w:rsidRPr="008E36F7" w:rsidRDefault="008E36F7" w:rsidP="008E36F7">
      <w:pPr>
        <w:pStyle w:val="NoSpacing"/>
        <w:numPr>
          <w:ilvl w:val="0"/>
          <w:numId w:val="41"/>
        </w:numPr>
        <w:ind w:left="360" w:hanging="180"/>
        <w:jc w:val="both"/>
        <w:rPr>
          <w:sz w:val="16"/>
          <w:szCs w:val="16"/>
        </w:rPr>
      </w:pPr>
      <w:r w:rsidRPr="0034267C">
        <w:rPr>
          <w:sz w:val="16"/>
          <w:szCs w:val="16"/>
        </w:rPr>
        <w:t>J. Frankenfield, “Bitcoin”,</w:t>
      </w:r>
      <w:r>
        <w:rPr>
          <w:sz w:val="16"/>
          <w:szCs w:val="16"/>
        </w:rPr>
        <w:t xml:space="preserve"> </w:t>
      </w:r>
      <w:r w:rsidRPr="008E36F7">
        <w:rPr>
          <w:sz w:val="16"/>
          <w:szCs w:val="16"/>
        </w:rPr>
        <w:t>https://www.investopedia.com/terms/b/bitcoin</w:t>
      </w:r>
    </w:p>
    <w:p w14:paraId="73D20E05" w14:textId="433F7F7E" w:rsidR="008E36F7" w:rsidRPr="008E36F7" w:rsidRDefault="008E36F7" w:rsidP="008E36F7">
      <w:pPr>
        <w:pStyle w:val="NoSpacing"/>
        <w:ind w:left="360"/>
        <w:jc w:val="both"/>
        <w:rPr>
          <w:sz w:val="16"/>
          <w:szCs w:val="16"/>
        </w:rPr>
      </w:pPr>
      <w:r w:rsidRPr="008E36F7">
        <w:rPr>
          <w:sz w:val="16"/>
          <w:szCs w:val="16"/>
        </w:rPr>
        <w:t>.asp</w:t>
      </w:r>
      <w:r w:rsidRPr="008E36F7">
        <w:rPr>
          <w:smallCaps/>
          <w:sz w:val="16"/>
          <w:szCs w:val="16"/>
        </w:rPr>
        <w:t>, 2021</w:t>
      </w:r>
    </w:p>
    <w:p w14:paraId="5C70C23D" w14:textId="4CBDAA65" w:rsidR="008E36F7" w:rsidRDefault="008E36F7" w:rsidP="008E36F7">
      <w:pPr>
        <w:pStyle w:val="NoSpacing"/>
        <w:numPr>
          <w:ilvl w:val="0"/>
          <w:numId w:val="41"/>
        </w:numPr>
        <w:ind w:left="360" w:hanging="180"/>
        <w:jc w:val="both"/>
        <w:rPr>
          <w:sz w:val="16"/>
          <w:szCs w:val="16"/>
        </w:rPr>
      </w:pPr>
      <w:r w:rsidRPr="008E36F7">
        <w:rPr>
          <w:sz w:val="16"/>
          <w:szCs w:val="16"/>
        </w:rPr>
        <w:t>River Financial, “On-Chain vs. Off-Chain Bitcoin Transactions”, https://river.com/learn/on-chain-vs-off-chain-bitcoin-transactions/</w:t>
      </w:r>
    </w:p>
    <w:p w14:paraId="7085CDF7" w14:textId="35CA4414" w:rsidR="00D61885" w:rsidRDefault="008E36F7" w:rsidP="00D61885">
      <w:pPr>
        <w:pStyle w:val="NoSpacing"/>
        <w:numPr>
          <w:ilvl w:val="0"/>
          <w:numId w:val="41"/>
        </w:numPr>
        <w:ind w:left="360" w:hanging="180"/>
        <w:jc w:val="both"/>
        <w:rPr>
          <w:sz w:val="16"/>
          <w:szCs w:val="16"/>
        </w:rPr>
      </w:pPr>
      <w:r w:rsidRPr="0034267C">
        <w:rPr>
          <w:sz w:val="16"/>
          <w:szCs w:val="16"/>
        </w:rPr>
        <w:t xml:space="preserve">F. Beres, I. A. Seres, and A. A. </w:t>
      </w:r>
      <w:proofErr w:type="spellStart"/>
      <w:r w:rsidRPr="0034267C">
        <w:rPr>
          <w:sz w:val="16"/>
          <w:szCs w:val="16"/>
        </w:rPr>
        <w:t>Benczur</w:t>
      </w:r>
      <w:proofErr w:type="spellEnd"/>
      <w:r w:rsidRPr="0034267C">
        <w:rPr>
          <w:sz w:val="16"/>
          <w:szCs w:val="16"/>
        </w:rPr>
        <w:t xml:space="preserve">, “A </w:t>
      </w:r>
      <w:proofErr w:type="spellStart"/>
      <w:r w:rsidRPr="0034267C">
        <w:rPr>
          <w:sz w:val="16"/>
          <w:szCs w:val="16"/>
        </w:rPr>
        <w:t>Cryptoeconomic</w:t>
      </w:r>
      <w:proofErr w:type="spellEnd"/>
      <w:r w:rsidRPr="0034267C">
        <w:rPr>
          <w:sz w:val="16"/>
          <w:szCs w:val="16"/>
        </w:rPr>
        <w:t xml:space="preserve"> Traffic Analysis of Bitcoin's </w:t>
      </w:r>
      <w:r w:rsidR="00EE0250">
        <w:rPr>
          <w:sz w:val="16"/>
          <w:szCs w:val="16"/>
        </w:rPr>
        <w:t>Lightning Network</w:t>
      </w:r>
      <w:r w:rsidRPr="0034267C">
        <w:rPr>
          <w:sz w:val="16"/>
          <w:szCs w:val="16"/>
        </w:rPr>
        <w:t xml:space="preserve">”, </w:t>
      </w:r>
      <w:proofErr w:type="spellStart"/>
      <w:r w:rsidRPr="0034267C">
        <w:rPr>
          <w:sz w:val="16"/>
          <w:szCs w:val="16"/>
        </w:rPr>
        <w:t>arXiv</w:t>
      </w:r>
      <w:proofErr w:type="spellEnd"/>
      <w:r w:rsidRPr="0034267C">
        <w:rPr>
          <w:sz w:val="16"/>
          <w:szCs w:val="16"/>
        </w:rPr>
        <w:t xml:space="preserve"> preprint, arXiv:1911.09432, 2019</w:t>
      </w:r>
    </w:p>
    <w:p w14:paraId="2BA287F0" w14:textId="191A112D" w:rsidR="00360DF9" w:rsidRDefault="00360DF9" w:rsidP="00D61885">
      <w:pPr>
        <w:pStyle w:val="NoSpacing"/>
        <w:numPr>
          <w:ilvl w:val="0"/>
          <w:numId w:val="41"/>
        </w:numPr>
        <w:ind w:left="360" w:hanging="180"/>
        <w:jc w:val="both"/>
        <w:rPr>
          <w:sz w:val="16"/>
          <w:szCs w:val="16"/>
        </w:rPr>
      </w:pPr>
      <w:r w:rsidRPr="0034267C">
        <w:rPr>
          <w:sz w:val="16"/>
          <w:szCs w:val="16"/>
        </w:rPr>
        <w:t xml:space="preserve">F. Beres, I. A. Seres, and A. A. </w:t>
      </w:r>
      <w:proofErr w:type="spellStart"/>
      <w:r w:rsidRPr="0034267C">
        <w:rPr>
          <w:sz w:val="16"/>
          <w:szCs w:val="16"/>
        </w:rPr>
        <w:t>Benczur</w:t>
      </w:r>
      <w:proofErr w:type="spellEnd"/>
      <w:r w:rsidRPr="0034267C">
        <w:rPr>
          <w:sz w:val="16"/>
          <w:szCs w:val="16"/>
        </w:rPr>
        <w:t>, “</w:t>
      </w:r>
      <w:proofErr w:type="spellStart"/>
      <w:r>
        <w:rPr>
          <w:sz w:val="16"/>
          <w:szCs w:val="16"/>
        </w:rPr>
        <w:t>LNTrafficSimulator</w:t>
      </w:r>
      <w:proofErr w:type="spellEnd"/>
      <w:r w:rsidRPr="0034267C">
        <w:rPr>
          <w:sz w:val="16"/>
          <w:szCs w:val="16"/>
        </w:rPr>
        <w:t>”,</w:t>
      </w:r>
      <w:r>
        <w:rPr>
          <w:sz w:val="16"/>
          <w:szCs w:val="16"/>
        </w:rPr>
        <w:t xml:space="preserve"> Retrieved from </w:t>
      </w:r>
      <w:r w:rsidRPr="00360DF9">
        <w:rPr>
          <w:sz w:val="16"/>
          <w:szCs w:val="16"/>
        </w:rPr>
        <w:t>https://github.com/ferencberes/LNTrafficSimulator</w:t>
      </w:r>
      <w:r>
        <w:rPr>
          <w:sz w:val="16"/>
          <w:szCs w:val="16"/>
        </w:rPr>
        <w:t>, 2019</w:t>
      </w:r>
    </w:p>
    <w:p w14:paraId="4A231077" w14:textId="4127FAB8" w:rsidR="00360DF9" w:rsidRPr="00360DF9" w:rsidRDefault="00360DF9" w:rsidP="00360DF9">
      <w:pPr>
        <w:pStyle w:val="NoSpacing"/>
        <w:numPr>
          <w:ilvl w:val="0"/>
          <w:numId w:val="41"/>
        </w:numPr>
        <w:ind w:left="360" w:hanging="180"/>
        <w:jc w:val="both"/>
        <w:rPr>
          <w:sz w:val="16"/>
          <w:szCs w:val="16"/>
        </w:rPr>
      </w:pPr>
      <w:proofErr w:type="spellStart"/>
      <w:r>
        <w:rPr>
          <w:sz w:val="16"/>
          <w:szCs w:val="16"/>
        </w:rPr>
        <w:t>FiatJaf</w:t>
      </w:r>
      <w:proofErr w:type="spellEnd"/>
      <w:r>
        <w:rPr>
          <w:sz w:val="16"/>
          <w:szCs w:val="16"/>
        </w:rPr>
        <w:t xml:space="preserve">, “Lightning Network Data”, Retrieved from </w:t>
      </w:r>
      <w:r w:rsidRPr="00360DF9">
        <w:rPr>
          <w:sz w:val="16"/>
          <w:szCs w:val="16"/>
        </w:rPr>
        <w:t>https://ln.fiatjaf.com</w:t>
      </w:r>
      <w:r>
        <w:rPr>
          <w:sz w:val="16"/>
          <w:szCs w:val="16"/>
        </w:rPr>
        <w:t xml:space="preserve"> </w:t>
      </w:r>
      <w:r w:rsidRPr="00360DF9">
        <w:rPr>
          <w:sz w:val="16"/>
          <w:szCs w:val="16"/>
        </w:rPr>
        <w:t>and https://github.com/fiatjaf/lnchannels, 2021</w:t>
      </w:r>
    </w:p>
    <w:p w14:paraId="5DAFB1AF" w14:textId="71CF1A49" w:rsidR="00BE4FAB" w:rsidRDefault="00D61885" w:rsidP="00BE4FAB">
      <w:pPr>
        <w:pStyle w:val="NoSpacing"/>
        <w:numPr>
          <w:ilvl w:val="0"/>
          <w:numId w:val="41"/>
        </w:numPr>
        <w:ind w:left="360" w:hanging="180"/>
        <w:jc w:val="both"/>
        <w:rPr>
          <w:sz w:val="16"/>
          <w:szCs w:val="16"/>
        </w:rPr>
      </w:pPr>
      <w:proofErr w:type="spellStart"/>
      <w:r w:rsidRPr="00D61885">
        <w:rPr>
          <w:sz w:val="16"/>
          <w:szCs w:val="16"/>
        </w:rPr>
        <w:t>BitMEX</w:t>
      </w:r>
      <w:proofErr w:type="spellEnd"/>
      <w:r w:rsidRPr="00D61885">
        <w:rPr>
          <w:sz w:val="16"/>
          <w:szCs w:val="16"/>
        </w:rPr>
        <w:t xml:space="preserve">. </w:t>
      </w:r>
      <w:r>
        <w:rPr>
          <w:sz w:val="16"/>
          <w:szCs w:val="16"/>
        </w:rPr>
        <w:t>“</w:t>
      </w:r>
      <w:r w:rsidRPr="00D61885">
        <w:rPr>
          <w:sz w:val="16"/>
          <w:szCs w:val="16"/>
        </w:rPr>
        <w:t xml:space="preserve">The </w:t>
      </w:r>
      <w:r w:rsidR="00BE4FAB">
        <w:rPr>
          <w:sz w:val="16"/>
          <w:szCs w:val="16"/>
        </w:rPr>
        <w:t>L</w:t>
      </w:r>
      <w:r w:rsidRPr="00D61885">
        <w:rPr>
          <w:sz w:val="16"/>
          <w:szCs w:val="16"/>
        </w:rPr>
        <w:t xml:space="preserve">ightning </w:t>
      </w:r>
      <w:r w:rsidR="00BE4FAB">
        <w:rPr>
          <w:sz w:val="16"/>
          <w:szCs w:val="16"/>
        </w:rPr>
        <w:t>N</w:t>
      </w:r>
      <w:r w:rsidRPr="00D61885">
        <w:rPr>
          <w:sz w:val="16"/>
          <w:szCs w:val="16"/>
        </w:rPr>
        <w:t>etwork (</w:t>
      </w:r>
      <w:r>
        <w:rPr>
          <w:sz w:val="16"/>
          <w:szCs w:val="16"/>
        </w:rPr>
        <w:t>P</w:t>
      </w:r>
      <w:r w:rsidRPr="00D61885">
        <w:rPr>
          <w:sz w:val="16"/>
          <w:szCs w:val="16"/>
        </w:rPr>
        <w:t>art 2)</w:t>
      </w:r>
      <w:r>
        <w:rPr>
          <w:sz w:val="16"/>
          <w:szCs w:val="16"/>
        </w:rPr>
        <w:t xml:space="preserve"> - R</w:t>
      </w:r>
      <w:r w:rsidRPr="00D61885">
        <w:rPr>
          <w:sz w:val="16"/>
          <w:szCs w:val="16"/>
        </w:rPr>
        <w:t xml:space="preserve">outing </w:t>
      </w:r>
      <w:r>
        <w:rPr>
          <w:sz w:val="16"/>
          <w:szCs w:val="16"/>
        </w:rPr>
        <w:t>F</w:t>
      </w:r>
      <w:r w:rsidRPr="00D61885">
        <w:rPr>
          <w:sz w:val="16"/>
          <w:szCs w:val="16"/>
        </w:rPr>
        <w:t xml:space="preserve">ee </w:t>
      </w:r>
      <w:r>
        <w:rPr>
          <w:sz w:val="16"/>
          <w:szCs w:val="16"/>
        </w:rPr>
        <w:t>E</w:t>
      </w:r>
      <w:r w:rsidRPr="00D61885">
        <w:rPr>
          <w:sz w:val="16"/>
          <w:szCs w:val="16"/>
        </w:rPr>
        <w:t>conomics</w:t>
      </w:r>
      <w:r>
        <w:rPr>
          <w:sz w:val="16"/>
          <w:szCs w:val="16"/>
        </w:rPr>
        <w:t xml:space="preserve">”, </w:t>
      </w:r>
      <w:r w:rsidR="00BE4FAB" w:rsidRPr="00BE4FAB">
        <w:rPr>
          <w:sz w:val="16"/>
          <w:szCs w:val="16"/>
        </w:rPr>
        <w:t>https://blog.bitmex.com/the-lightning-network-part-2-routing-fee-</w:t>
      </w:r>
    </w:p>
    <w:p w14:paraId="14A4FCB3" w14:textId="7DB6823F" w:rsidR="00D61885" w:rsidRPr="00D61885" w:rsidRDefault="00BE4FAB" w:rsidP="00BE4FAB">
      <w:pPr>
        <w:pStyle w:val="NoSpacing"/>
        <w:ind w:left="360"/>
        <w:jc w:val="both"/>
        <w:rPr>
          <w:sz w:val="16"/>
          <w:szCs w:val="16"/>
        </w:rPr>
      </w:pPr>
      <w:r w:rsidRPr="00BE4FAB">
        <w:rPr>
          <w:sz w:val="16"/>
          <w:szCs w:val="16"/>
        </w:rPr>
        <w:t>economics/</w:t>
      </w:r>
      <w:r>
        <w:rPr>
          <w:sz w:val="16"/>
          <w:szCs w:val="16"/>
        </w:rPr>
        <w:t xml:space="preserve">, </w:t>
      </w:r>
      <w:proofErr w:type="gramStart"/>
      <w:r>
        <w:rPr>
          <w:sz w:val="16"/>
          <w:szCs w:val="16"/>
        </w:rPr>
        <w:t>March,</w:t>
      </w:r>
      <w:proofErr w:type="gramEnd"/>
      <w:r>
        <w:rPr>
          <w:sz w:val="16"/>
          <w:szCs w:val="16"/>
        </w:rPr>
        <w:t xml:space="preserve"> 2019</w:t>
      </w:r>
    </w:p>
    <w:p w14:paraId="04DA3A57" w14:textId="62E14258" w:rsidR="00653433" w:rsidRDefault="00415EC8" w:rsidP="00653433">
      <w:pPr>
        <w:pStyle w:val="NoSpacing"/>
        <w:numPr>
          <w:ilvl w:val="0"/>
          <w:numId w:val="41"/>
        </w:numPr>
        <w:ind w:left="360" w:hanging="180"/>
        <w:jc w:val="both"/>
        <w:rPr>
          <w:sz w:val="16"/>
          <w:szCs w:val="16"/>
        </w:rPr>
      </w:pPr>
      <w:r w:rsidRPr="00415EC8">
        <w:rPr>
          <w:sz w:val="16"/>
          <w:szCs w:val="16"/>
        </w:rPr>
        <w:t>D</w:t>
      </w:r>
      <w:r>
        <w:rPr>
          <w:sz w:val="16"/>
          <w:szCs w:val="16"/>
        </w:rPr>
        <w:t>.</w:t>
      </w:r>
      <w:r w:rsidRPr="00415EC8">
        <w:rPr>
          <w:sz w:val="16"/>
          <w:szCs w:val="16"/>
        </w:rPr>
        <w:t xml:space="preserve"> Easley, M</w:t>
      </w:r>
      <w:r>
        <w:rPr>
          <w:sz w:val="16"/>
          <w:szCs w:val="16"/>
        </w:rPr>
        <w:t>.</w:t>
      </w:r>
      <w:r w:rsidRPr="00415EC8">
        <w:rPr>
          <w:sz w:val="16"/>
          <w:szCs w:val="16"/>
        </w:rPr>
        <w:t xml:space="preserve"> O'Hara, and S</w:t>
      </w:r>
      <w:r>
        <w:rPr>
          <w:sz w:val="16"/>
          <w:szCs w:val="16"/>
        </w:rPr>
        <w:t>.</w:t>
      </w:r>
      <w:r w:rsidRPr="00415EC8">
        <w:rPr>
          <w:sz w:val="16"/>
          <w:szCs w:val="16"/>
        </w:rPr>
        <w:t xml:space="preserve"> </w:t>
      </w:r>
      <w:proofErr w:type="spellStart"/>
      <w:r w:rsidRPr="00415EC8">
        <w:rPr>
          <w:sz w:val="16"/>
          <w:szCs w:val="16"/>
        </w:rPr>
        <w:t>Basu</w:t>
      </w:r>
      <w:proofErr w:type="spellEnd"/>
      <w:r>
        <w:rPr>
          <w:sz w:val="16"/>
          <w:szCs w:val="16"/>
        </w:rPr>
        <w:t>,</w:t>
      </w:r>
      <w:r w:rsidRPr="00415EC8">
        <w:rPr>
          <w:sz w:val="16"/>
          <w:szCs w:val="16"/>
        </w:rPr>
        <w:t xml:space="preserve"> </w:t>
      </w:r>
      <w:r>
        <w:rPr>
          <w:sz w:val="16"/>
          <w:szCs w:val="16"/>
        </w:rPr>
        <w:t>“</w:t>
      </w:r>
      <w:r w:rsidRPr="00415EC8">
        <w:rPr>
          <w:sz w:val="16"/>
          <w:szCs w:val="16"/>
        </w:rPr>
        <w:t>From mining to markets: The evolution of bitcoin</w:t>
      </w:r>
      <w:r>
        <w:rPr>
          <w:sz w:val="16"/>
          <w:szCs w:val="16"/>
        </w:rPr>
        <w:t xml:space="preserve"> </w:t>
      </w:r>
      <w:r w:rsidRPr="00415EC8">
        <w:rPr>
          <w:sz w:val="16"/>
          <w:szCs w:val="16"/>
        </w:rPr>
        <w:t>transaction fees</w:t>
      </w:r>
      <w:r>
        <w:rPr>
          <w:sz w:val="16"/>
          <w:szCs w:val="16"/>
        </w:rPr>
        <w:t>”,</w:t>
      </w:r>
      <w:r w:rsidRPr="00415EC8">
        <w:rPr>
          <w:sz w:val="16"/>
          <w:szCs w:val="16"/>
        </w:rPr>
        <w:t xml:space="preserve"> Journal of Financial Economics, 201</w:t>
      </w:r>
      <w:r w:rsidR="00653433">
        <w:rPr>
          <w:sz w:val="16"/>
          <w:szCs w:val="16"/>
        </w:rPr>
        <w:t>9</w:t>
      </w:r>
    </w:p>
    <w:p w14:paraId="556176CD" w14:textId="6050A89D" w:rsidR="00653433" w:rsidRDefault="00653433" w:rsidP="00653433">
      <w:pPr>
        <w:pStyle w:val="NoSpacing"/>
        <w:numPr>
          <w:ilvl w:val="0"/>
          <w:numId w:val="41"/>
        </w:numPr>
        <w:ind w:left="360" w:hanging="180"/>
        <w:jc w:val="both"/>
        <w:rPr>
          <w:sz w:val="16"/>
          <w:szCs w:val="16"/>
        </w:rPr>
      </w:pPr>
      <w:r w:rsidRPr="00653433">
        <w:rPr>
          <w:sz w:val="16"/>
          <w:szCs w:val="16"/>
        </w:rPr>
        <w:t>Y</w:t>
      </w:r>
      <w:r>
        <w:rPr>
          <w:sz w:val="16"/>
          <w:szCs w:val="16"/>
        </w:rPr>
        <w:t>.</w:t>
      </w:r>
      <w:r w:rsidRPr="00653433">
        <w:rPr>
          <w:sz w:val="16"/>
          <w:szCs w:val="16"/>
        </w:rPr>
        <w:t xml:space="preserve"> Zhang, D</w:t>
      </w:r>
      <w:r>
        <w:rPr>
          <w:sz w:val="16"/>
          <w:szCs w:val="16"/>
        </w:rPr>
        <w:t>.</w:t>
      </w:r>
      <w:r w:rsidRPr="00653433">
        <w:rPr>
          <w:sz w:val="16"/>
          <w:szCs w:val="16"/>
        </w:rPr>
        <w:t xml:space="preserve"> Yang, and G</w:t>
      </w:r>
      <w:r>
        <w:rPr>
          <w:sz w:val="16"/>
          <w:szCs w:val="16"/>
        </w:rPr>
        <w:t>.</w:t>
      </w:r>
      <w:r w:rsidRPr="00653433">
        <w:rPr>
          <w:sz w:val="16"/>
          <w:szCs w:val="16"/>
        </w:rPr>
        <w:t xml:space="preserve"> </w:t>
      </w:r>
      <w:proofErr w:type="spellStart"/>
      <w:r w:rsidRPr="00653433">
        <w:rPr>
          <w:sz w:val="16"/>
          <w:szCs w:val="16"/>
        </w:rPr>
        <w:t>Xue</w:t>
      </w:r>
      <w:proofErr w:type="spellEnd"/>
      <w:r>
        <w:rPr>
          <w:sz w:val="16"/>
          <w:szCs w:val="16"/>
        </w:rPr>
        <w:t>,</w:t>
      </w:r>
      <w:r w:rsidRPr="00653433">
        <w:rPr>
          <w:sz w:val="16"/>
          <w:szCs w:val="16"/>
        </w:rPr>
        <w:t xml:space="preserve"> </w:t>
      </w:r>
      <w:r>
        <w:rPr>
          <w:sz w:val="16"/>
          <w:szCs w:val="16"/>
        </w:rPr>
        <w:t>“</w:t>
      </w:r>
      <w:proofErr w:type="spellStart"/>
      <w:r w:rsidRPr="00653433">
        <w:rPr>
          <w:sz w:val="16"/>
          <w:szCs w:val="16"/>
        </w:rPr>
        <w:t>Cheapay</w:t>
      </w:r>
      <w:proofErr w:type="spellEnd"/>
      <w:r w:rsidRPr="00653433">
        <w:rPr>
          <w:sz w:val="16"/>
          <w:szCs w:val="16"/>
        </w:rPr>
        <w:t>: An optimal algorithm for fee minimization</w:t>
      </w:r>
      <w:r>
        <w:rPr>
          <w:sz w:val="16"/>
          <w:szCs w:val="16"/>
        </w:rPr>
        <w:t xml:space="preserve"> </w:t>
      </w:r>
      <w:r w:rsidRPr="00653433">
        <w:rPr>
          <w:sz w:val="16"/>
          <w:szCs w:val="16"/>
        </w:rPr>
        <w:t>in blockchain-based payment channel networks</w:t>
      </w:r>
      <w:r>
        <w:rPr>
          <w:sz w:val="16"/>
          <w:szCs w:val="16"/>
        </w:rPr>
        <w:t>”,</w:t>
      </w:r>
      <w:r w:rsidRPr="00653433">
        <w:rPr>
          <w:sz w:val="16"/>
          <w:szCs w:val="16"/>
        </w:rPr>
        <w:t xml:space="preserve"> In ICC 2019-2019 IEEE International Conference on</w:t>
      </w:r>
      <w:r>
        <w:rPr>
          <w:sz w:val="16"/>
          <w:szCs w:val="16"/>
        </w:rPr>
        <w:t xml:space="preserve"> </w:t>
      </w:r>
      <w:r w:rsidRPr="00653433">
        <w:rPr>
          <w:sz w:val="16"/>
          <w:szCs w:val="16"/>
        </w:rPr>
        <w:t>Communications (ICC), pages 1</w:t>
      </w:r>
      <w:r>
        <w:rPr>
          <w:sz w:val="16"/>
          <w:szCs w:val="16"/>
        </w:rPr>
        <w:t>-</w:t>
      </w:r>
      <w:r w:rsidRPr="00653433">
        <w:rPr>
          <w:sz w:val="16"/>
          <w:szCs w:val="16"/>
        </w:rPr>
        <w:t>6. IEEE, 2019</w:t>
      </w:r>
    </w:p>
    <w:p w14:paraId="11617637" w14:textId="3EBF794F" w:rsidR="00AE0506" w:rsidRDefault="0074544E" w:rsidP="00653433">
      <w:pPr>
        <w:pStyle w:val="NoSpacing"/>
        <w:numPr>
          <w:ilvl w:val="0"/>
          <w:numId w:val="41"/>
        </w:numPr>
        <w:ind w:left="360" w:hanging="180"/>
        <w:jc w:val="both"/>
        <w:rPr>
          <w:sz w:val="16"/>
          <w:szCs w:val="16"/>
        </w:rPr>
      </w:pPr>
      <w:r>
        <w:rPr>
          <w:sz w:val="16"/>
          <w:szCs w:val="16"/>
        </w:rPr>
        <w:t>“</w:t>
      </w:r>
      <w:r w:rsidR="00892A60">
        <w:rPr>
          <w:sz w:val="16"/>
          <w:szCs w:val="16"/>
        </w:rPr>
        <w:t xml:space="preserve">What is the Bitcoin Block Limit”, </w:t>
      </w:r>
      <w:r w:rsidR="006D02D6">
        <w:rPr>
          <w:sz w:val="16"/>
          <w:szCs w:val="16"/>
        </w:rPr>
        <w:t>Bitcoin Magazine,</w:t>
      </w:r>
      <w:r w:rsidR="00EE5EA2">
        <w:rPr>
          <w:sz w:val="16"/>
          <w:szCs w:val="16"/>
        </w:rPr>
        <w:t xml:space="preserve"> August 17, 2020, </w:t>
      </w:r>
      <w:r w:rsidR="001E4B6C">
        <w:rPr>
          <w:sz w:val="16"/>
          <w:szCs w:val="16"/>
        </w:rPr>
        <w:t>‘</w:t>
      </w:r>
      <w:r w:rsidR="00EE5EA2" w:rsidRPr="00EE5EA2">
        <w:rPr>
          <w:sz w:val="16"/>
          <w:szCs w:val="16"/>
        </w:rPr>
        <w:t>https://bitcoinmagazine.com/guides/what-is-the-bitcoin-block-size-limit</w:t>
      </w:r>
      <w:r w:rsidR="001E4B6C">
        <w:rPr>
          <w:sz w:val="16"/>
          <w:szCs w:val="16"/>
        </w:rPr>
        <w:t>’</w:t>
      </w:r>
    </w:p>
    <w:p w14:paraId="7FDA320E" w14:textId="3D3753DA" w:rsidR="00EE5EA2" w:rsidRPr="00653433" w:rsidRDefault="003C4D2F" w:rsidP="00653433">
      <w:pPr>
        <w:pStyle w:val="NoSpacing"/>
        <w:numPr>
          <w:ilvl w:val="0"/>
          <w:numId w:val="41"/>
        </w:numPr>
        <w:ind w:left="360" w:hanging="180"/>
        <w:jc w:val="both"/>
        <w:rPr>
          <w:sz w:val="16"/>
          <w:szCs w:val="16"/>
        </w:rPr>
      </w:pPr>
      <w:proofErr w:type="spellStart"/>
      <w:r>
        <w:rPr>
          <w:sz w:val="16"/>
          <w:szCs w:val="16"/>
        </w:rPr>
        <w:t>Mannack</w:t>
      </w:r>
      <w:proofErr w:type="spellEnd"/>
      <w:r>
        <w:rPr>
          <w:sz w:val="16"/>
          <w:szCs w:val="16"/>
        </w:rPr>
        <w:t>, Ronald. “The Lightning Network: How to install and (</w:t>
      </w:r>
      <w:r w:rsidR="001E4B6C">
        <w:rPr>
          <w:sz w:val="16"/>
          <w:szCs w:val="16"/>
        </w:rPr>
        <w:t xml:space="preserve">hopefully) make money”, Jul 18, </w:t>
      </w:r>
      <w:proofErr w:type="gramStart"/>
      <w:r w:rsidR="001E4B6C">
        <w:rPr>
          <w:sz w:val="16"/>
          <w:szCs w:val="16"/>
        </w:rPr>
        <w:t>2018,  ‘</w:t>
      </w:r>
      <w:proofErr w:type="gramEnd"/>
      <w:r w:rsidR="001E4B6C" w:rsidRPr="001E4B6C">
        <w:rPr>
          <w:sz w:val="16"/>
          <w:szCs w:val="16"/>
        </w:rPr>
        <w:t>https://medium.com/coinmonks/the-lightning-network-how-to-install-and-hopefully-make-money-6e3058e3fa7c</w:t>
      </w:r>
      <w:r w:rsidR="001E4B6C">
        <w:rPr>
          <w:sz w:val="16"/>
          <w:szCs w:val="16"/>
        </w:rPr>
        <w:t>’</w:t>
      </w:r>
    </w:p>
    <w:sectPr w:rsidR="00EE5EA2" w:rsidRPr="00653433" w:rsidSect="008E6631">
      <w:headerReference w:type="default" r:id="rId1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DF9BD" w14:textId="77777777" w:rsidR="00271D43" w:rsidRDefault="00271D43">
      <w:r>
        <w:separator/>
      </w:r>
    </w:p>
  </w:endnote>
  <w:endnote w:type="continuationSeparator" w:id="0">
    <w:p w14:paraId="7B6F5E45" w14:textId="77777777" w:rsidR="00271D43" w:rsidRDefault="00271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Tahoma">
    <w:panose1 w:val="020B0604030504040204"/>
    <w:charset w:val="00"/>
    <w:family w:val="swiss"/>
    <w:pitch w:val="variable"/>
    <w:sig w:usb0="00000003" w:usb1="00000000" w:usb2="00000000" w:usb3="00000000" w:csb0="00000001"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8FD96" w14:textId="77777777" w:rsidR="00271D43" w:rsidRDefault="00271D43"/>
  </w:footnote>
  <w:footnote w:type="continuationSeparator" w:id="0">
    <w:p w14:paraId="00D2E20A" w14:textId="77777777" w:rsidR="00271D43" w:rsidRDefault="00271D43">
      <w:r>
        <w:continuationSeparator/>
      </w:r>
    </w:p>
  </w:footnote>
  <w:footnote w:id="1">
    <w:p w14:paraId="09A8355D" w14:textId="188920BE" w:rsidR="00DE07FA" w:rsidRPr="00DC5B63" w:rsidRDefault="00B11AC9" w:rsidP="00B66A53">
      <w:pPr>
        <w:pStyle w:val="FootnoteText"/>
        <w:ind w:left="180" w:firstLine="0"/>
      </w:pPr>
      <w:r>
        <w:rPr>
          <w:rStyle w:val="FootnoteReference"/>
        </w:rPr>
        <w:t xml:space="preserve">1 </w:t>
      </w:r>
      <w:r>
        <w:t>“Bitcoin summary is supported by the Investopedia website. Reference</w:t>
      </w:r>
      <w:r w:rsidRPr="007E44D4">
        <w:t xml:space="preserve">: </w:t>
      </w:r>
      <w:r w:rsidRPr="00DC5B63">
        <w:t>https://www.investopedia.com/terms/b/bitcoin.asp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17312" w14:textId="0D787EDF" w:rsidR="00DE07FA" w:rsidRDefault="00214824">
    <w:pPr>
      <w:framePr w:wrap="auto" w:vAnchor="text" w:hAnchor="margin" w:xAlign="right" w:y="1"/>
    </w:pPr>
    <w:r>
      <w:fldChar w:fldCharType="begin"/>
    </w:r>
    <w:r w:rsidR="00DE07FA">
      <w:instrText xml:space="preserve">PAGE  </w:instrText>
    </w:r>
    <w:r>
      <w:fldChar w:fldCharType="separate"/>
    </w:r>
    <w:r w:rsidR="00D62B4A">
      <w:rPr>
        <w:noProof/>
      </w:rPr>
      <w:t>1</w:t>
    </w:r>
    <w:r>
      <w:fldChar w:fldCharType="end"/>
    </w:r>
  </w:p>
  <w:p w14:paraId="61F85014" w14:textId="3047B6AF" w:rsidR="00DE07FA" w:rsidRDefault="00DE07FA">
    <w:pPr>
      <w:ind w:right="360"/>
    </w:pPr>
  </w:p>
  <w:p w14:paraId="0E25079B" w14:textId="77777777" w:rsidR="00DE07FA" w:rsidRDefault="00DE07F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1E26522A"/>
    <w:multiLevelType w:val="hybridMultilevel"/>
    <w:tmpl w:val="8BE0BB20"/>
    <w:lvl w:ilvl="0" w:tplc="0C9AAA5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A6005AC"/>
    <w:multiLevelType w:val="hybridMultilevel"/>
    <w:tmpl w:val="8BE0BB20"/>
    <w:lvl w:ilvl="0" w:tplc="0C9AAA50">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3"/>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2"/>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32"/>
  </w:num>
  <w:num w:numId="4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k Fontenot">
    <w15:presenceInfo w15:providerId="Windows Live" w15:userId="129fd899cdaff1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0C64"/>
    <w:rsid w:val="00002EC4"/>
    <w:rsid w:val="00004A6E"/>
    <w:rsid w:val="000148CA"/>
    <w:rsid w:val="00015B62"/>
    <w:rsid w:val="00016AFC"/>
    <w:rsid w:val="00025658"/>
    <w:rsid w:val="00042E13"/>
    <w:rsid w:val="0004482B"/>
    <w:rsid w:val="000575AF"/>
    <w:rsid w:val="000631A7"/>
    <w:rsid w:val="0007263B"/>
    <w:rsid w:val="000778A4"/>
    <w:rsid w:val="00085CA3"/>
    <w:rsid w:val="000A168B"/>
    <w:rsid w:val="000A3FD5"/>
    <w:rsid w:val="000A4EAA"/>
    <w:rsid w:val="000A6C74"/>
    <w:rsid w:val="000B70CA"/>
    <w:rsid w:val="000C6131"/>
    <w:rsid w:val="000D2BDE"/>
    <w:rsid w:val="000D2C58"/>
    <w:rsid w:val="000E0963"/>
    <w:rsid w:val="000E1343"/>
    <w:rsid w:val="000F6068"/>
    <w:rsid w:val="00102EC5"/>
    <w:rsid w:val="00104BB0"/>
    <w:rsid w:val="0010794E"/>
    <w:rsid w:val="001115AA"/>
    <w:rsid w:val="0012420B"/>
    <w:rsid w:val="00124A15"/>
    <w:rsid w:val="00130B9F"/>
    <w:rsid w:val="0013354F"/>
    <w:rsid w:val="00143AD9"/>
    <w:rsid w:val="00143F2E"/>
    <w:rsid w:val="00144E72"/>
    <w:rsid w:val="00145F00"/>
    <w:rsid w:val="001471B7"/>
    <w:rsid w:val="00150F05"/>
    <w:rsid w:val="001519EA"/>
    <w:rsid w:val="00157C5F"/>
    <w:rsid w:val="00170261"/>
    <w:rsid w:val="00171D2C"/>
    <w:rsid w:val="0017582E"/>
    <w:rsid w:val="001768FF"/>
    <w:rsid w:val="00191A97"/>
    <w:rsid w:val="001A0B4C"/>
    <w:rsid w:val="001A5521"/>
    <w:rsid w:val="001A60B1"/>
    <w:rsid w:val="001B36B1"/>
    <w:rsid w:val="001B5110"/>
    <w:rsid w:val="001B62A5"/>
    <w:rsid w:val="001C33F4"/>
    <w:rsid w:val="001C3BD6"/>
    <w:rsid w:val="001E3E4B"/>
    <w:rsid w:val="001E4B6C"/>
    <w:rsid w:val="001E6A3D"/>
    <w:rsid w:val="001E7B7A"/>
    <w:rsid w:val="001F1D8E"/>
    <w:rsid w:val="001F22B6"/>
    <w:rsid w:val="001F3735"/>
    <w:rsid w:val="001F4C5C"/>
    <w:rsid w:val="001F68DC"/>
    <w:rsid w:val="0020288D"/>
    <w:rsid w:val="00204478"/>
    <w:rsid w:val="0021204A"/>
    <w:rsid w:val="00214824"/>
    <w:rsid w:val="00214E2E"/>
    <w:rsid w:val="00216141"/>
    <w:rsid w:val="00217186"/>
    <w:rsid w:val="00242B4A"/>
    <w:rsid w:val="002434A1"/>
    <w:rsid w:val="002438E9"/>
    <w:rsid w:val="0024499B"/>
    <w:rsid w:val="00263943"/>
    <w:rsid w:val="00265FCB"/>
    <w:rsid w:val="00267B35"/>
    <w:rsid w:val="00271D43"/>
    <w:rsid w:val="00274D27"/>
    <w:rsid w:val="00280DB3"/>
    <w:rsid w:val="00284039"/>
    <w:rsid w:val="00285591"/>
    <w:rsid w:val="00294A68"/>
    <w:rsid w:val="00295B6D"/>
    <w:rsid w:val="00297CDA"/>
    <w:rsid w:val="002A3DFE"/>
    <w:rsid w:val="002A75BD"/>
    <w:rsid w:val="002B2B91"/>
    <w:rsid w:val="002C10E5"/>
    <w:rsid w:val="002D215D"/>
    <w:rsid w:val="002D514E"/>
    <w:rsid w:val="002E62A0"/>
    <w:rsid w:val="002F3333"/>
    <w:rsid w:val="002F364A"/>
    <w:rsid w:val="002F7910"/>
    <w:rsid w:val="00320D7C"/>
    <w:rsid w:val="00324F3F"/>
    <w:rsid w:val="0033447E"/>
    <w:rsid w:val="00340480"/>
    <w:rsid w:val="003427CE"/>
    <w:rsid w:val="00344092"/>
    <w:rsid w:val="00347C24"/>
    <w:rsid w:val="00350E30"/>
    <w:rsid w:val="00352FB3"/>
    <w:rsid w:val="00354C49"/>
    <w:rsid w:val="00360269"/>
    <w:rsid w:val="00360DF9"/>
    <w:rsid w:val="003655C0"/>
    <w:rsid w:val="003711AB"/>
    <w:rsid w:val="00373C4B"/>
    <w:rsid w:val="0037551B"/>
    <w:rsid w:val="00377FD3"/>
    <w:rsid w:val="00392DBA"/>
    <w:rsid w:val="00395297"/>
    <w:rsid w:val="0039747F"/>
    <w:rsid w:val="003B10A7"/>
    <w:rsid w:val="003B3649"/>
    <w:rsid w:val="003B73D4"/>
    <w:rsid w:val="003C15B2"/>
    <w:rsid w:val="003C3322"/>
    <w:rsid w:val="003C3B98"/>
    <w:rsid w:val="003C4D2F"/>
    <w:rsid w:val="003C4F37"/>
    <w:rsid w:val="003C6852"/>
    <w:rsid w:val="003C68C2"/>
    <w:rsid w:val="003D20EE"/>
    <w:rsid w:val="003D4CAE"/>
    <w:rsid w:val="003D7B0F"/>
    <w:rsid w:val="003D7F5F"/>
    <w:rsid w:val="003E05FA"/>
    <w:rsid w:val="003F26BD"/>
    <w:rsid w:val="003F52AD"/>
    <w:rsid w:val="003F7EA1"/>
    <w:rsid w:val="004012D8"/>
    <w:rsid w:val="00410EE6"/>
    <w:rsid w:val="00415EC8"/>
    <w:rsid w:val="00420CDE"/>
    <w:rsid w:val="004305D3"/>
    <w:rsid w:val="0043144F"/>
    <w:rsid w:val="00431BFA"/>
    <w:rsid w:val="0043405B"/>
    <w:rsid w:val="004353CF"/>
    <w:rsid w:val="00435435"/>
    <w:rsid w:val="00437E2F"/>
    <w:rsid w:val="00441CA5"/>
    <w:rsid w:val="00445B44"/>
    <w:rsid w:val="00453CAB"/>
    <w:rsid w:val="0045444A"/>
    <w:rsid w:val="004631BC"/>
    <w:rsid w:val="00465FF5"/>
    <w:rsid w:val="00484761"/>
    <w:rsid w:val="00484DD5"/>
    <w:rsid w:val="004858E2"/>
    <w:rsid w:val="00487E9C"/>
    <w:rsid w:val="00491FD5"/>
    <w:rsid w:val="004B2056"/>
    <w:rsid w:val="004C0107"/>
    <w:rsid w:val="004C0509"/>
    <w:rsid w:val="004C1E16"/>
    <w:rsid w:val="004C2543"/>
    <w:rsid w:val="004D0C9D"/>
    <w:rsid w:val="004D15CA"/>
    <w:rsid w:val="004D2A9C"/>
    <w:rsid w:val="004E3DD7"/>
    <w:rsid w:val="004E3E4C"/>
    <w:rsid w:val="004E515D"/>
    <w:rsid w:val="004F1955"/>
    <w:rsid w:val="004F1C0E"/>
    <w:rsid w:val="004F23A0"/>
    <w:rsid w:val="004F5BB8"/>
    <w:rsid w:val="005003E3"/>
    <w:rsid w:val="00500703"/>
    <w:rsid w:val="0050518A"/>
    <w:rsid w:val="005052CD"/>
    <w:rsid w:val="005100A4"/>
    <w:rsid w:val="00513330"/>
    <w:rsid w:val="005154BF"/>
    <w:rsid w:val="00524BA3"/>
    <w:rsid w:val="005307BB"/>
    <w:rsid w:val="00531DB5"/>
    <w:rsid w:val="00542F2C"/>
    <w:rsid w:val="00550A26"/>
    <w:rsid w:val="00550BF5"/>
    <w:rsid w:val="005520FC"/>
    <w:rsid w:val="0056241C"/>
    <w:rsid w:val="00567A70"/>
    <w:rsid w:val="00572F05"/>
    <w:rsid w:val="00574355"/>
    <w:rsid w:val="00577287"/>
    <w:rsid w:val="00581F90"/>
    <w:rsid w:val="005848F3"/>
    <w:rsid w:val="005879F4"/>
    <w:rsid w:val="0059279E"/>
    <w:rsid w:val="00593D77"/>
    <w:rsid w:val="005A2A15"/>
    <w:rsid w:val="005A4878"/>
    <w:rsid w:val="005A53E2"/>
    <w:rsid w:val="005A5CEB"/>
    <w:rsid w:val="005D10C5"/>
    <w:rsid w:val="005D1B15"/>
    <w:rsid w:val="005D2824"/>
    <w:rsid w:val="005D4F1A"/>
    <w:rsid w:val="005D60AA"/>
    <w:rsid w:val="005D72BB"/>
    <w:rsid w:val="005E51A8"/>
    <w:rsid w:val="005E692F"/>
    <w:rsid w:val="0060555E"/>
    <w:rsid w:val="0062114B"/>
    <w:rsid w:val="00623698"/>
    <w:rsid w:val="00625E96"/>
    <w:rsid w:val="006342C9"/>
    <w:rsid w:val="00634AE4"/>
    <w:rsid w:val="00640ED0"/>
    <w:rsid w:val="00644227"/>
    <w:rsid w:val="00647C09"/>
    <w:rsid w:val="006519AC"/>
    <w:rsid w:val="00651F2C"/>
    <w:rsid w:val="00652977"/>
    <w:rsid w:val="00653433"/>
    <w:rsid w:val="006562FA"/>
    <w:rsid w:val="006723DC"/>
    <w:rsid w:val="00682F6F"/>
    <w:rsid w:val="00693D5D"/>
    <w:rsid w:val="006B2240"/>
    <w:rsid w:val="006B2459"/>
    <w:rsid w:val="006B6078"/>
    <w:rsid w:val="006B7433"/>
    <w:rsid w:val="006B7F03"/>
    <w:rsid w:val="006C4A74"/>
    <w:rsid w:val="006D02D6"/>
    <w:rsid w:val="006D3ABC"/>
    <w:rsid w:val="006E6692"/>
    <w:rsid w:val="006E74EE"/>
    <w:rsid w:val="006F003E"/>
    <w:rsid w:val="006F0AF6"/>
    <w:rsid w:val="006F755E"/>
    <w:rsid w:val="006F76E5"/>
    <w:rsid w:val="007203D3"/>
    <w:rsid w:val="00722D4E"/>
    <w:rsid w:val="00724DA1"/>
    <w:rsid w:val="00725B45"/>
    <w:rsid w:val="00730CC8"/>
    <w:rsid w:val="00736B8D"/>
    <w:rsid w:val="00743004"/>
    <w:rsid w:val="007435B3"/>
    <w:rsid w:val="0074544E"/>
    <w:rsid w:val="007455A2"/>
    <w:rsid w:val="00750BBA"/>
    <w:rsid w:val="00754D75"/>
    <w:rsid w:val="00757FB1"/>
    <w:rsid w:val="00761541"/>
    <w:rsid w:val="007809B6"/>
    <w:rsid w:val="00787816"/>
    <w:rsid w:val="00796B1D"/>
    <w:rsid w:val="007B54C1"/>
    <w:rsid w:val="007B550E"/>
    <w:rsid w:val="007C2480"/>
    <w:rsid w:val="007C2534"/>
    <w:rsid w:val="007C4336"/>
    <w:rsid w:val="007E44D4"/>
    <w:rsid w:val="007F3F46"/>
    <w:rsid w:val="007F73A7"/>
    <w:rsid w:val="007F7611"/>
    <w:rsid w:val="007F7AA6"/>
    <w:rsid w:val="00800FF7"/>
    <w:rsid w:val="00823624"/>
    <w:rsid w:val="00830F12"/>
    <w:rsid w:val="00835970"/>
    <w:rsid w:val="00837E47"/>
    <w:rsid w:val="00840215"/>
    <w:rsid w:val="00840FFE"/>
    <w:rsid w:val="00844BD6"/>
    <w:rsid w:val="008515F5"/>
    <w:rsid w:val="008518FE"/>
    <w:rsid w:val="00854C60"/>
    <w:rsid w:val="0085659C"/>
    <w:rsid w:val="00857E5D"/>
    <w:rsid w:val="00863901"/>
    <w:rsid w:val="008674D0"/>
    <w:rsid w:val="0087187A"/>
    <w:rsid w:val="00872026"/>
    <w:rsid w:val="0087792E"/>
    <w:rsid w:val="00883EAF"/>
    <w:rsid w:val="00885258"/>
    <w:rsid w:val="00892A60"/>
    <w:rsid w:val="00895D22"/>
    <w:rsid w:val="00895D4E"/>
    <w:rsid w:val="008A30C3"/>
    <w:rsid w:val="008A3C23"/>
    <w:rsid w:val="008A55B7"/>
    <w:rsid w:val="008C49CC"/>
    <w:rsid w:val="008D22D1"/>
    <w:rsid w:val="008D69E9"/>
    <w:rsid w:val="008E0645"/>
    <w:rsid w:val="008E36F7"/>
    <w:rsid w:val="008E62A3"/>
    <w:rsid w:val="008E6631"/>
    <w:rsid w:val="008E781F"/>
    <w:rsid w:val="008F594A"/>
    <w:rsid w:val="00904C7E"/>
    <w:rsid w:val="00907603"/>
    <w:rsid w:val="0091035B"/>
    <w:rsid w:val="009122A8"/>
    <w:rsid w:val="009475B7"/>
    <w:rsid w:val="009479B4"/>
    <w:rsid w:val="00947FFC"/>
    <w:rsid w:val="00953574"/>
    <w:rsid w:val="009611EB"/>
    <w:rsid w:val="009714B0"/>
    <w:rsid w:val="0099119D"/>
    <w:rsid w:val="0099435B"/>
    <w:rsid w:val="009A1F6E"/>
    <w:rsid w:val="009A63C8"/>
    <w:rsid w:val="009C186C"/>
    <w:rsid w:val="009C7D17"/>
    <w:rsid w:val="009D1811"/>
    <w:rsid w:val="009D2825"/>
    <w:rsid w:val="009D7992"/>
    <w:rsid w:val="009E3044"/>
    <w:rsid w:val="009E43D5"/>
    <w:rsid w:val="009E484E"/>
    <w:rsid w:val="009F0A3E"/>
    <w:rsid w:val="009F40FB"/>
    <w:rsid w:val="009F5E48"/>
    <w:rsid w:val="009F657F"/>
    <w:rsid w:val="00A0205F"/>
    <w:rsid w:val="00A052E7"/>
    <w:rsid w:val="00A105F3"/>
    <w:rsid w:val="00A117E7"/>
    <w:rsid w:val="00A22290"/>
    <w:rsid w:val="00A22FCB"/>
    <w:rsid w:val="00A40776"/>
    <w:rsid w:val="00A45B64"/>
    <w:rsid w:val="00A472F1"/>
    <w:rsid w:val="00A5237D"/>
    <w:rsid w:val="00A554A3"/>
    <w:rsid w:val="00A6390B"/>
    <w:rsid w:val="00A70DDB"/>
    <w:rsid w:val="00A7585B"/>
    <w:rsid w:val="00A758EA"/>
    <w:rsid w:val="00A863B8"/>
    <w:rsid w:val="00A91D09"/>
    <w:rsid w:val="00A95C50"/>
    <w:rsid w:val="00A9787C"/>
    <w:rsid w:val="00AA0D04"/>
    <w:rsid w:val="00AA3286"/>
    <w:rsid w:val="00AA3C8D"/>
    <w:rsid w:val="00AA4980"/>
    <w:rsid w:val="00AB2340"/>
    <w:rsid w:val="00AB27ED"/>
    <w:rsid w:val="00AB3385"/>
    <w:rsid w:val="00AB79A6"/>
    <w:rsid w:val="00AC0E9F"/>
    <w:rsid w:val="00AC4850"/>
    <w:rsid w:val="00AD57F2"/>
    <w:rsid w:val="00AE0506"/>
    <w:rsid w:val="00AE0A11"/>
    <w:rsid w:val="00AE1407"/>
    <w:rsid w:val="00B11AC9"/>
    <w:rsid w:val="00B138AA"/>
    <w:rsid w:val="00B238FF"/>
    <w:rsid w:val="00B24B25"/>
    <w:rsid w:val="00B32311"/>
    <w:rsid w:val="00B328E6"/>
    <w:rsid w:val="00B4136B"/>
    <w:rsid w:val="00B42D40"/>
    <w:rsid w:val="00B43AA2"/>
    <w:rsid w:val="00B47638"/>
    <w:rsid w:val="00B47B59"/>
    <w:rsid w:val="00B47B75"/>
    <w:rsid w:val="00B53F81"/>
    <w:rsid w:val="00B56C2B"/>
    <w:rsid w:val="00B614B1"/>
    <w:rsid w:val="00B65BD3"/>
    <w:rsid w:val="00B66A53"/>
    <w:rsid w:val="00B70469"/>
    <w:rsid w:val="00B72DD8"/>
    <w:rsid w:val="00B72E09"/>
    <w:rsid w:val="00B7446C"/>
    <w:rsid w:val="00B753E9"/>
    <w:rsid w:val="00B93E49"/>
    <w:rsid w:val="00B952A5"/>
    <w:rsid w:val="00B95DFE"/>
    <w:rsid w:val="00BA0750"/>
    <w:rsid w:val="00BA7E30"/>
    <w:rsid w:val="00BB1C06"/>
    <w:rsid w:val="00BC1B41"/>
    <w:rsid w:val="00BE24EF"/>
    <w:rsid w:val="00BE4FAB"/>
    <w:rsid w:val="00BF0C69"/>
    <w:rsid w:val="00BF629B"/>
    <w:rsid w:val="00BF655C"/>
    <w:rsid w:val="00BF79D4"/>
    <w:rsid w:val="00C03292"/>
    <w:rsid w:val="00C073B6"/>
    <w:rsid w:val="00C075EF"/>
    <w:rsid w:val="00C11E83"/>
    <w:rsid w:val="00C20CBB"/>
    <w:rsid w:val="00C2378A"/>
    <w:rsid w:val="00C23B56"/>
    <w:rsid w:val="00C328DB"/>
    <w:rsid w:val="00C378A1"/>
    <w:rsid w:val="00C44EF8"/>
    <w:rsid w:val="00C54F17"/>
    <w:rsid w:val="00C56C11"/>
    <w:rsid w:val="00C621D6"/>
    <w:rsid w:val="00C6717A"/>
    <w:rsid w:val="00C738CF"/>
    <w:rsid w:val="00C813AF"/>
    <w:rsid w:val="00C82D86"/>
    <w:rsid w:val="00C91FBF"/>
    <w:rsid w:val="00CA29FE"/>
    <w:rsid w:val="00CA2E6D"/>
    <w:rsid w:val="00CA6D16"/>
    <w:rsid w:val="00CA71B8"/>
    <w:rsid w:val="00CB4B8D"/>
    <w:rsid w:val="00CB5ED3"/>
    <w:rsid w:val="00CC0DDA"/>
    <w:rsid w:val="00CC7140"/>
    <w:rsid w:val="00CD1C78"/>
    <w:rsid w:val="00CD684F"/>
    <w:rsid w:val="00CD7939"/>
    <w:rsid w:val="00CF3835"/>
    <w:rsid w:val="00D01B12"/>
    <w:rsid w:val="00D06623"/>
    <w:rsid w:val="00D10AF9"/>
    <w:rsid w:val="00D13820"/>
    <w:rsid w:val="00D14AD5"/>
    <w:rsid w:val="00D14C6B"/>
    <w:rsid w:val="00D222A9"/>
    <w:rsid w:val="00D23764"/>
    <w:rsid w:val="00D25BA2"/>
    <w:rsid w:val="00D26EAD"/>
    <w:rsid w:val="00D277D9"/>
    <w:rsid w:val="00D3698D"/>
    <w:rsid w:val="00D375CA"/>
    <w:rsid w:val="00D37966"/>
    <w:rsid w:val="00D54330"/>
    <w:rsid w:val="00D548DA"/>
    <w:rsid w:val="00D5536F"/>
    <w:rsid w:val="00D5670B"/>
    <w:rsid w:val="00D56935"/>
    <w:rsid w:val="00D61885"/>
    <w:rsid w:val="00D62B4A"/>
    <w:rsid w:val="00D74140"/>
    <w:rsid w:val="00D758C6"/>
    <w:rsid w:val="00D81B5A"/>
    <w:rsid w:val="00D90C10"/>
    <w:rsid w:val="00D92E96"/>
    <w:rsid w:val="00DA258C"/>
    <w:rsid w:val="00DA42BC"/>
    <w:rsid w:val="00DB08FB"/>
    <w:rsid w:val="00DB46B5"/>
    <w:rsid w:val="00DC001D"/>
    <w:rsid w:val="00DC0A77"/>
    <w:rsid w:val="00DC5B63"/>
    <w:rsid w:val="00DC5E35"/>
    <w:rsid w:val="00DD54D4"/>
    <w:rsid w:val="00DE07FA"/>
    <w:rsid w:val="00DE0D4B"/>
    <w:rsid w:val="00DE60CF"/>
    <w:rsid w:val="00DE780D"/>
    <w:rsid w:val="00DF1B69"/>
    <w:rsid w:val="00DF2DDE"/>
    <w:rsid w:val="00DF5639"/>
    <w:rsid w:val="00E00A2A"/>
    <w:rsid w:val="00E01667"/>
    <w:rsid w:val="00E04F0D"/>
    <w:rsid w:val="00E1063E"/>
    <w:rsid w:val="00E125FE"/>
    <w:rsid w:val="00E14892"/>
    <w:rsid w:val="00E14E92"/>
    <w:rsid w:val="00E15458"/>
    <w:rsid w:val="00E15A21"/>
    <w:rsid w:val="00E24CD7"/>
    <w:rsid w:val="00E273A8"/>
    <w:rsid w:val="00E27773"/>
    <w:rsid w:val="00E36209"/>
    <w:rsid w:val="00E40819"/>
    <w:rsid w:val="00E420BB"/>
    <w:rsid w:val="00E50DF6"/>
    <w:rsid w:val="00E50EE7"/>
    <w:rsid w:val="00E54E3D"/>
    <w:rsid w:val="00E57D14"/>
    <w:rsid w:val="00E649EE"/>
    <w:rsid w:val="00E67B7F"/>
    <w:rsid w:val="00E72353"/>
    <w:rsid w:val="00E77BAF"/>
    <w:rsid w:val="00E809B5"/>
    <w:rsid w:val="00E86AA7"/>
    <w:rsid w:val="00E87A61"/>
    <w:rsid w:val="00E90369"/>
    <w:rsid w:val="00E9261A"/>
    <w:rsid w:val="00E9425E"/>
    <w:rsid w:val="00E956EC"/>
    <w:rsid w:val="00E965C5"/>
    <w:rsid w:val="00E96A1A"/>
    <w:rsid w:val="00E96A3A"/>
    <w:rsid w:val="00E97402"/>
    <w:rsid w:val="00E97B99"/>
    <w:rsid w:val="00EA3869"/>
    <w:rsid w:val="00EA54A2"/>
    <w:rsid w:val="00EB2E9D"/>
    <w:rsid w:val="00EC092E"/>
    <w:rsid w:val="00EC20BB"/>
    <w:rsid w:val="00EC2B1B"/>
    <w:rsid w:val="00ED1F17"/>
    <w:rsid w:val="00ED3B17"/>
    <w:rsid w:val="00EE0250"/>
    <w:rsid w:val="00EE366C"/>
    <w:rsid w:val="00EE5EA2"/>
    <w:rsid w:val="00EE6FFC"/>
    <w:rsid w:val="00EE7F22"/>
    <w:rsid w:val="00EF0FC2"/>
    <w:rsid w:val="00EF10AC"/>
    <w:rsid w:val="00EF4701"/>
    <w:rsid w:val="00EF564E"/>
    <w:rsid w:val="00F146B9"/>
    <w:rsid w:val="00F17DE2"/>
    <w:rsid w:val="00F21418"/>
    <w:rsid w:val="00F219E1"/>
    <w:rsid w:val="00F22198"/>
    <w:rsid w:val="00F2348F"/>
    <w:rsid w:val="00F249FD"/>
    <w:rsid w:val="00F271F7"/>
    <w:rsid w:val="00F27237"/>
    <w:rsid w:val="00F27841"/>
    <w:rsid w:val="00F33D49"/>
    <w:rsid w:val="00F3481E"/>
    <w:rsid w:val="00F3770C"/>
    <w:rsid w:val="00F47C55"/>
    <w:rsid w:val="00F577F6"/>
    <w:rsid w:val="00F57D0E"/>
    <w:rsid w:val="00F62A40"/>
    <w:rsid w:val="00F64321"/>
    <w:rsid w:val="00F65266"/>
    <w:rsid w:val="00F677F0"/>
    <w:rsid w:val="00F703B4"/>
    <w:rsid w:val="00F73A1F"/>
    <w:rsid w:val="00F751E1"/>
    <w:rsid w:val="00F8141D"/>
    <w:rsid w:val="00F83753"/>
    <w:rsid w:val="00F90BDB"/>
    <w:rsid w:val="00F94045"/>
    <w:rsid w:val="00FA39A4"/>
    <w:rsid w:val="00FA5132"/>
    <w:rsid w:val="00FA57DE"/>
    <w:rsid w:val="00FB1CBB"/>
    <w:rsid w:val="00FC2934"/>
    <w:rsid w:val="00FC7B22"/>
    <w:rsid w:val="00FD347F"/>
    <w:rsid w:val="00FD3733"/>
    <w:rsid w:val="00FE2CEF"/>
    <w:rsid w:val="00FE2D49"/>
    <w:rsid w:val="00FE59D0"/>
    <w:rsid w:val="00FF1646"/>
    <w:rsid w:val="00FF650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314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UnresolvedMention">
    <w:name w:val="Unresolved Mention"/>
    <w:basedOn w:val="DefaultParagraphFont"/>
    <w:rsid w:val="007E44D4"/>
    <w:rPr>
      <w:color w:val="605E5C"/>
      <w:shd w:val="clear" w:color="auto" w:fill="E1DFDD"/>
    </w:rPr>
  </w:style>
  <w:style w:type="paragraph" w:styleId="Caption">
    <w:name w:val="caption"/>
    <w:basedOn w:val="Normal"/>
    <w:next w:val="Normal"/>
    <w:unhideWhenUsed/>
    <w:qFormat/>
    <w:rsid w:val="00B47638"/>
    <w:pPr>
      <w:spacing w:after="200"/>
    </w:pPr>
    <w:rPr>
      <w:i/>
      <w:iCs/>
      <w:color w:val="1F497D" w:themeColor="text2"/>
      <w:sz w:val="18"/>
      <w:szCs w:val="18"/>
    </w:rPr>
  </w:style>
  <w:style w:type="paragraph" w:styleId="NoSpacing">
    <w:name w:val="No Spacing"/>
    <w:uiPriority w:val="1"/>
    <w:qFormat/>
    <w:rsid w:val="008E36F7"/>
  </w:style>
  <w:style w:type="paragraph" w:styleId="EndnoteText">
    <w:name w:val="endnote text"/>
    <w:basedOn w:val="Normal"/>
    <w:link w:val="EndnoteTextChar"/>
    <w:semiHidden/>
    <w:unhideWhenUsed/>
    <w:rsid w:val="00DC5B63"/>
  </w:style>
  <w:style w:type="character" w:customStyle="1" w:styleId="EndnoteTextChar">
    <w:name w:val="Endnote Text Char"/>
    <w:basedOn w:val="DefaultParagraphFont"/>
    <w:link w:val="EndnoteText"/>
    <w:semiHidden/>
    <w:rsid w:val="00DC5B63"/>
  </w:style>
  <w:style w:type="character" w:styleId="EndnoteReference">
    <w:name w:val="endnote reference"/>
    <w:basedOn w:val="DefaultParagraphFont"/>
    <w:semiHidden/>
    <w:unhideWhenUsed/>
    <w:rsid w:val="00DC5B63"/>
    <w:rPr>
      <w:vertAlign w:val="superscript"/>
    </w:rPr>
  </w:style>
  <w:style w:type="paragraph" w:styleId="ListParagraph">
    <w:name w:val="List Paragraph"/>
    <w:basedOn w:val="Normal"/>
    <w:uiPriority w:val="34"/>
    <w:qFormat/>
    <w:rsid w:val="00360D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168078">
      <w:bodyDiv w:val="1"/>
      <w:marLeft w:val="0"/>
      <w:marRight w:val="0"/>
      <w:marTop w:val="0"/>
      <w:marBottom w:val="0"/>
      <w:divBdr>
        <w:top w:val="none" w:sz="0" w:space="0" w:color="auto"/>
        <w:left w:val="none" w:sz="0" w:space="0" w:color="auto"/>
        <w:bottom w:val="none" w:sz="0" w:space="0" w:color="auto"/>
        <w:right w:val="none" w:sz="0" w:space="0" w:color="auto"/>
      </w:divBdr>
    </w:div>
    <w:div w:id="1029796153">
      <w:bodyDiv w:val="1"/>
      <w:marLeft w:val="0"/>
      <w:marRight w:val="0"/>
      <w:marTop w:val="0"/>
      <w:marBottom w:val="0"/>
      <w:divBdr>
        <w:top w:val="none" w:sz="0" w:space="0" w:color="auto"/>
        <w:left w:val="none" w:sz="0" w:space="0" w:color="auto"/>
        <w:bottom w:val="none" w:sz="0" w:space="0" w:color="auto"/>
        <w:right w:val="none" w:sz="0" w:space="0" w:color="auto"/>
      </w:divBdr>
    </w:div>
    <w:div w:id="2047362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FF924-1FF4-C24C-870B-A1CC7DBF8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Pages>
  <Words>3656</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24453</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Rick Fontenot</cp:lastModifiedBy>
  <cp:revision>4</cp:revision>
  <cp:lastPrinted>2012-08-02T18:53:00Z</cp:lastPrinted>
  <dcterms:created xsi:type="dcterms:W3CDTF">2021-07-15T15:46:00Z</dcterms:created>
  <dcterms:modified xsi:type="dcterms:W3CDTF">2021-07-19T13:16:00Z</dcterms:modified>
</cp:coreProperties>
</file>